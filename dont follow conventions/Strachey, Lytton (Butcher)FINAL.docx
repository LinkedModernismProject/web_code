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38B195" w14:textId="77777777" w:rsidR="00C96588" w:rsidRPr="00980C0A" w:rsidRDefault="00303E36">
      <w:pPr>
        <w:rPr>
          <w:rFonts w:asciiTheme="majorHAnsi" w:hAnsiTheme="majorHAnsi"/>
          <w:b/>
        </w:rPr>
      </w:pPr>
      <w:r w:rsidRPr="00980C0A">
        <w:rPr>
          <w:rFonts w:asciiTheme="majorHAnsi" w:hAnsiTheme="majorHAnsi"/>
          <w:b/>
        </w:rPr>
        <w:t>Strachey (Giles) Lytton (1880-1932)</w:t>
      </w:r>
    </w:p>
    <w:p w14:paraId="1501689D" w14:textId="77777777" w:rsidR="004D56EC" w:rsidRPr="004D56EC" w:rsidRDefault="004D56EC">
      <w:pPr>
        <w:rPr>
          <w:rFonts w:asciiTheme="majorHAnsi" w:hAnsiTheme="majorHAnsi"/>
        </w:rPr>
      </w:pPr>
    </w:p>
    <w:p w14:paraId="72170D73" w14:textId="37D2FC72" w:rsidR="004D56EC" w:rsidRDefault="00F43295">
      <w:pPr>
        <w:rPr>
          <w:rFonts w:asciiTheme="majorHAnsi" w:hAnsiTheme="majorHAnsi"/>
        </w:rPr>
      </w:pPr>
      <w:r>
        <w:rPr>
          <w:rFonts w:ascii="Helvetica" w:hAnsi="Helvetica" w:cs="Helvetica"/>
          <w:noProof/>
          <w:lang w:val="en-US"/>
        </w:rPr>
        <mc:AlternateContent>
          <mc:Choice Requires="wps">
            <w:drawing>
              <wp:anchor distT="0" distB="0" distL="114300" distR="114300" simplePos="0" relativeHeight="251659264" behindDoc="0" locked="0" layoutInCell="1" allowOverlap="1" wp14:anchorId="063F79C6" wp14:editId="456DD4F8">
                <wp:simplePos x="0" y="0"/>
                <wp:positionH relativeFrom="column">
                  <wp:posOffset>2628900</wp:posOffset>
                </wp:positionH>
                <wp:positionV relativeFrom="paragraph">
                  <wp:posOffset>2341880</wp:posOffset>
                </wp:positionV>
                <wp:extent cx="2628900" cy="4572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8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2BC873" w14:textId="77777777" w:rsidR="008B2342" w:rsidRPr="00D903F8" w:rsidRDefault="008B2342">
                            <w:pPr>
                              <w:rPr>
                                <w:rFonts w:asciiTheme="majorHAnsi" w:hAnsiTheme="majorHAnsi"/>
                                <w:sz w:val="22"/>
                                <w:szCs w:val="22"/>
                              </w:rPr>
                            </w:pPr>
                            <w:r w:rsidRPr="00D903F8">
                              <w:rPr>
                                <w:rFonts w:asciiTheme="majorHAnsi" w:hAnsiTheme="majorHAnsi"/>
                                <w:sz w:val="22"/>
                                <w:szCs w:val="22"/>
                              </w:rPr>
                              <w:t xml:space="preserve">Lytton Strachey by Dora Carrington (1916) </w:t>
                            </w:r>
                            <w:r w:rsidRPr="00D903F8">
                              <w:rPr>
                                <w:rFonts w:asciiTheme="majorHAnsi" w:hAnsiTheme="majorHAnsi" w:cs="Arial"/>
                                <w:color w:val="1D1D1D"/>
                                <w:sz w:val="22"/>
                                <w:szCs w:val="22"/>
                                <w:lang w:val="en-US"/>
                              </w:rPr>
                              <w:t>© National Portrait Gallery, London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207pt;margin-top:184.4pt;width:207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" filled="f" stroked="f">
                <v:path arrowok="t"/>
                <v:textbox>
                  <w:txbxContent>
                    <w:p w14:paraId="7C2BC873" w14:textId="77777777" w:rsidR="008B2342" w:rsidRPr="00D903F8" w:rsidRDefault="008B2342">
                      <w:pPr>
                        <w:rPr>
                          <w:rFonts w:asciiTheme="majorHAnsi" w:hAnsiTheme="majorHAnsi"/>
                          <w:sz w:val="22"/>
                          <w:szCs w:val="22"/>
                        </w:rPr>
                      </w:pPr>
                      <w:r w:rsidRPr="00D903F8">
                        <w:rPr>
                          <w:rFonts w:asciiTheme="majorHAnsi" w:hAnsiTheme="majorHAnsi"/>
                          <w:sz w:val="22"/>
                          <w:szCs w:val="22"/>
                        </w:rPr>
                        <w:t xml:space="preserve">Lytton Strachey by Dora Carrington (1916) </w:t>
                      </w:r>
                      <w:r w:rsidRPr="00D903F8">
                        <w:rPr>
                          <w:rFonts w:asciiTheme="majorHAnsi" w:hAnsiTheme="majorHAnsi" w:cs="Arial"/>
                          <w:color w:val="1D1D1D"/>
                          <w:sz w:val="22"/>
                          <w:szCs w:val="22"/>
                          <w:lang w:val="en-US"/>
                        </w:rPr>
                        <w:t>© National Portrait Gallery, London</w:t>
                      </w:r>
                    </w:p>
                  </w:txbxContent>
                </v:textbox>
                <w10:wrap type="square"/>
              </v:shape>
            </w:pict>
          </mc:Fallback>
        </mc:AlternateContent>
      </w:r>
      <w:r w:rsidR="00D903F8">
        <w:rPr>
          <w:rFonts w:ascii="Helvetica" w:hAnsi="Helvetica" w:cs="Helvetica"/>
          <w:noProof/>
          <w:lang w:val="en-US"/>
        </w:rPr>
        <w:drawing>
          <wp:anchor distT="0" distB="0" distL="114300" distR="114300" simplePos="0" relativeHeight="251658240" behindDoc="0" locked="0" layoutInCell="1" allowOverlap="1" wp14:anchorId="4C2F589A" wp14:editId="4F66E436">
            <wp:simplePos x="0" y="0"/>
            <wp:positionH relativeFrom="column">
              <wp:posOffset>2514600</wp:posOffset>
            </wp:positionH>
            <wp:positionV relativeFrom="paragraph">
              <wp:posOffset>55880</wp:posOffset>
            </wp:positionV>
            <wp:extent cx="2719705" cy="2265680"/>
            <wp:effectExtent l="0" t="0" r="0" b="0"/>
            <wp:wrapTight wrapText="bothSides">
              <wp:wrapPolygon edited="0">
                <wp:start x="0" y="0"/>
                <wp:lineTo x="0" y="21309"/>
                <wp:lineTo x="21383" y="21309"/>
                <wp:lineTo x="2138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19705" cy="2265680"/>
                    </a:xfrm>
                    <a:prstGeom prst="rect">
                      <a:avLst/>
                    </a:prstGeom>
                    <a:noFill/>
                    <a:ln>
                      <a:noFill/>
                    </a:ln>
                  </pic:spPr>
                </pic:pic>
              </a:graphicData>
            </a:graphic>
          </wp:anchor>
        </w:drawing>
      </w:r>
      <w:r w:rsidR="005162E2">
        <w:rPr>
          <w:rFonts w:asciiTheme="majorHAnsi" w:hAnsiTheme="majorHAnsi"/>
          <w:b/>
        </w:rPr>
        <w:t xml:space="preserve">SUMMARY: </w:t>
      </w:r>
      <w:r w:rsidR="007B394F">
        <w:rPr>
          <w:rFonts w:asciiTheme="majorHAnsi" w:hAnsiTheme="majorHAnsi"/>
        </w:rPr>
        <w:t xml:space="preserve">Lytton Strachey was an important twentieth-century biographer and literary critic, best known for being a </w:t>
      </w:r>
      <w:r w:rsidR="007B394F" w:rsidRPr="00ED5B6C">
        <w:rPr>
          <w:rFonts w:asciiTheme="majorHAnsi" w:hAnsiTheme="majorHAnsi"/>
        </w:rPr>
        <w:t>founding</w:t>
      </w:r>
      <w:r w:rsidR="007B394F">
        <w:rPr>
          <w:rFonts w:asciiTheme="majorHAnsi" w:hAnsiTheme="majorHAnsi"/>
        </w:rPr>
        <w:t xml:space="preserve"> member of the highly influen</w:t>
      </w:r>
      <w:r w:rsidR="004C778F">
        <w:rPr>
          <w:rFonts w:asciiTheme="majorHAnsi" w:hAnsiTheme="majorHAnsi"/>
        </w:rPr>
        <w:t xml:space="preserve">tial </w:t>
      </w:r>
      <w:ins w:id="0" w:author="Stephanie Novak" w:date="2015-06-01T11:29:00Z">
        <w:r w:rsidR="00A22817">
          <w:rPr>
            <w:rFonts w:asciiTheme="majorHAnsi" w:hAnsiTheme="majorHAnsi"/>
          </w:rPr>
          <w:t>Bloomsbury Group</w:t>
        </w:r>
      </w:ins>
      <w:r w:rsidR="004C778F">
        <w:rPr>
          <w:rFonts w:asciiTheme="majorHAnsi" w:hAnsiTheme="majorHAnsi"/>
        </w:rPr>
        <w:t>.</w:t>
      </w:r>
      <w:r w:rsidR="00CB4672">
        <w:rPr>
          <w:rFonts w:asciiTheme="majorHAnsi" w:hAnsiTheme="majorHAnsi"/>
        </w:rPr>
        <w:t xml:space="preserve"> The group comprised </w:t>
      </w:r>
      <w:r w:rsidR="004B6758">
        <w:rPr>
          <w:rFonts w:asciiTheme="majorHAnsi" w:hAnsiTheme="majorHAnsi"/>
        </w:rPr>
        <w:t>k</w:t>
      </w:r>
      <w:r w:rsidR="00CB4672">
        <w:rPr>
          <w:rFonts w:asciiTheme="majorHAnsi" w:hAnsiTheme="majorHAnsi"/>
        </w:rPr>
        <w:t>ey intellectual</w:t>
      </w:r>
      <w:r w:rsidR="004B6758">
        <w:rPr>
          <w:rFonts w:asciiTheme="majorHAnsi" w:hAnsiTheme="majorHAnsi"/>
        </w:rPr>
        <w:t xml:space="preserve"> and </w:t>
      </w:r>
      <w:r w:rsidR="005162E2">
        <w:rPr>
          <w:rFonts w:asciiTheme="majorHAnsi" w:hAnsiTheme="majorHAnsi"/>
        </w:rPr>
        <w:t xml:space="preserve">creative </w:t>
      </w:r>
      <w:r w:rsidR="00CB4672">
        <w:rPr>
          <w:rFonts w:asciiTheme="majorHAnsi" w:hAnsiTheme="majorHAnsi"/>
        </w:rPr>
        <w:t xml:space="preserve">figures </w:t>
      </w:r>
      <w:r w:rsidR="004B6758">
        <w:rPr>
          <w:rFonts w:asciiTheme="majorHAnsi" w:hAnsiTheme="majorHAnsi"/>
        </w:rPr>
        <w:t xml:space="preserve">whose controversial, </w:t>
      </w:r>
      <w:r w:rsidR="005162E2">
        <w:rPr>
          <w:rFonts w:asciiTheme="majorHAnsi" w:hAnsiTheme="majorHAnsi"/>
          <w:i/>
        </w:rPr>
        <w:t>avant-</w:t>
      </w:r>
      <w:r w:rsidR="004B6758" w:rsidRPr="004B6758">
        <w:rPr>
          <w:rFonts w:asciiTheme="majorHAnsi" w:hAnsiTheme="majorHAnsi"/>
          <w:i/>
        </w:rPr>
        <w:t xml:space="preserve">garde </w:t>
      </w:r>
      <w:r w:rsidR="004B6758">
        <w:rPr>
          <w:rFonts w:asciiTheme="majorHAnsi" w:hAnsiTheme="majorHAnsi"/>
        </w:rPr>
        <w:t xml:space="preserve">work </w:t>
      </w:r>
      <w:r w:rsidR="005162E2">
        <w:rPr>
          <w:rFonts w:asciiTheme="majorHAnsi" w:hAnsiTheme="majorHAnsi"/>
        </w:rPr>
        <w:t xml:space="preserve">contributed to the modernisation of twentieth-century artistic doctrines. </w:t>
      </w:r>
      <w:r w:rsidR="004C778F">
        <w:rPr>
          <w:rFonts w:asciiTheme="majorHAnsi" w:hAnsiTheme="majorHAnsi"/>
        </w:rPr>
        <w:t xml:space="preserve">His </w:t>
      </w:r>
      <w:r w:rsidR="00CB4672">
        <w:rPr>
          <w:rFonts w:asciiTheme="majorHAnsi" w:hAnsiTheme="majorHAnsi"/>
        </w:rPr>
        <w:t>best-known</w:t>
      </w:r>
      <w:r w:rsidR="007B394F">
        <w:rPr>
          <w:rFonts w:asciiTheme="majorHAnsi" w:hAnsiTheme="majorHAnsi"/>
        </w:rPr>
        <w:t xml:space="preserve"> work, </w:t>
      </w:r>
      <w:r w:rsidR="007B394F">
        <w:rPr>
          <w:rFonts w:asciiTheme="majorHAnsi" w:hAnsiTheme="majorHAnsi"/>
          <w:i/>
        </w:rPr>
        <w:t>Eminent Victorians</w:t>
      </w:r>
      <w:r w:rsidR="007B394F">
        <w:rPr>
          <w:rFonts w:asciiTheme="majorHAnsi" w:hAnsiTheme="majorHAnsi"/>
        </w:rPr>
        <w:t xml:space="preserve">, published in 1918, </w:t>
      </w:r>
      <w:r w:rsidR="004C778F">
        <w:rPr>
          <w:rFonts w:asciiTheme="majorHAnsi" w:hAnsiTheme="majorHAnsi"/>
        </w:rPr>
        <w:t xml:space="preserve">helped reinvent </w:t>
      </w:r>
      <w:r w:rsidR="00CB4672">
        <w:rPr>
          <w:rFonts w:asciiTheme="majorHAnsi" w:hAnsiTheme="majorHAnsi"/>
        </w:rPr>
        <w:t xml:space="preserve">life </w:t>
      </w:r>
      <w:r w:rsidR="005162E2">
        <w:rPr>
          <w:rFonts w:asciiTheme="majorHAnsi" w:hAnsiTheme="majorHAnsi"/>
        </w:rPr>
        <w:t xml:space="preserve">writing as a high literary art. His satirical representations of </w:t>
      </w:r>
      <w:r w:rsidR="00ED5B6C">
        <w:rPr>
          <w:rFonts w:asciiTheme="majorHAnsi" w:hAnsiTheme="majorHAnsi"/>
        </w:rPr>
        <w:t>celebrated Victorians helped to destabilise</w:t>
      </w:r>
      <w:r w:rsidR="005162E2">
        <w:rPr>
          <w:rFonts w:asciiTheme="majorHAnsi" w:hAnsiTheme="majorHAnsi"/>
        </w:rPr>
        <w:t xml:space="preserve"> nineteenth-century values and exposed the hypocrisy of Victorian morality. He identified as a homosexual, openly discussing his beliefs and values with his close circle of friends. This information was not mad</w:t>
      </w:r>
      <w:r w:rsidR="00ED5B6C">
        <w:rPr>
          <w:rFonts w:asciiTheme="majorHAnsi" w:hAnsiTheme="majorHAnsi"/>
        </w:rPr>
        <w:t>e public until after his death, caused by undiagnosed stomach cancer,</w:t>
      </w:r>
      <w:r w:rsidR="005162E2">
        <w:rPr>
          <w:rFonts w:asciiTheme="majorHAnsi" w:hAnsiTheme="majorHAnsi"/>
        </w:rPr>
        <w:t xml:space="preserve"> at the age of 51. </w:t>
      </w:r>
      <w:r w:rsidR="002B3A24">
        <w:rPr>
          <w:rFonts w:asciiTheme="majorHAnsi" w:hAnsiTheme="majorHAnsi"/>
        </w:rPr>
        <w:t xml:space="preserve">Although overshadowed by his Bloomsbury contemporaries such as </w:t>
      </w:r>
      <w:ins w:id="1" w:author="Stephanie Novak" w:date="2015-06-01T11:30:00Z">
        <w:r w:rsidR="00A22817">
          <w:rPr>
            <w:rFonts w:asciiTheme="majorHAnsi" w:hAnsiTheme="majorHAnsi"/>
          </w:rPr>
          <w:t>Virginia Woolf</w:t>
        </w:r>
      </w:ins>
      <w:r w:rsidR="002B3A24">
        <w:rPr>
          <w:rFonts w:asciiTheme="majorHAnsi" w:hAnsiTheme="majorHAnsi"/>
        </w:rPr>
        <w:t xml:space="preserve">, he remains a popular and important </w:t>
      </w:r>
      <w:ins w:id="2" w:author="Stephanie Novak" w:date="2015-06-01T11:30:00Z">
        <w:r w:rsidR="00A22817">
          <w:rPr>
            <w:rFonts w:asciiTheme="majorHAnsi" w:hAnsiTheme="majorHAnsi"/>
          </w:rPr>
          <w:t>figure</w:t>
        </w:r>
      </w:ins>
      <w:r w:rsidR="002B3A24">
        <w:rPr>
          <w:rFonts w:asciiTheme="majorHAnsi" w:hAnsiTheme="majorHAnsi"/>
        </w:rPr>
        <w:t xml:space="preserve">.  </w:t>
      </w:r>
      <w:r w:rsidR="005162E2">
        <w:rPr>
          <w:rFonts w:asciiTheme="majorHAnsi" w:hAnsiTheme="majorHAnsi"/>
        </w:rPr>
        <w:t xml:space="preserve"> </w:t>
      </w:r>
    </w:p>
    <w:p w14:paraId="796BDA60" w14:textId="77777777" w:rsidR="005162E2" w:rsidRDefault="005162E2">
      <w:pPr>
        <w:rPr>
          <w:rFonts w:asciiTheme="majorHAnsi" w:hAnsiTheme="majorHAnsi"/>
        </w:rPr>
      </w:pPr>
    </w:p>
    <w:p w14:paraId="39A5A0C4" w14:textId="77777777" w:rsidR="005162E2" w:rsidRPr="005162E2" w:rsidRDefault="005162E2">
      <w:pPr>
        <w:rPr>
          <w:rFonts w:asciiTheme="majorHAnsi" w:hAnsiTheme="majorHAnsi"/>
          <w:b/>
        </w:rPr>
      </w:pPr>
      <w:r>
        <w:rPr>
          <w:rFonts w:asciiTheme="majorHAnsi" w:hAnsiTheme="majorHAnsi"/>
          <w:b/>
        </w:rPr>
        <w:t>MAIN BODY:</w:t>
      </w:r>
    </w:p>
    <w:p w14:paraId="22155DD7" w14:textId="77777777" w:rsidR="005162E2" w:rsidRDefault="005162E2">
      <w:pPr>
        <w:rPr>
          <w:rFonts w:asciiTheme="majorHAnsi" w:hAnsiTheme="majorHAnsi"/>
        </w:rPr>
      </w:pPr>
    </w:p>
    <w:p w14:paraId="28BDC465" w14:textId="0412DF44" w:rsidR="002B3A24" w:rsidRDefault="00F43295">
      <w:pPr>
        <w:rPr>
          <w:rFonts w:asciiTheme="majorHAnsi" w:hAnsiTheme="majorHAnsi"/>
        </w:rPr>
      </w:pPr>
      <w:r>
        <w:rPr>
          <w:rFonts w:ascii="Helvetica" w:hAnsi="Helvetica" w:cs="Helvetica"/>
          <w:noProof/>
          <w:lang w:val="en-US"/>
        </w:rPr>
        <mc:AlternateContent>
          <mc:Choice Requires="wps">
            <w:drawing>
              <wp:anchor distT="0" distB="0" distL="114300" distR="114300" simplePos="0" relativeHeight="251666432" behindDoc="0" locked="0" layoutInCell="1" allowOverlap="1" wp14:anchorId="394DC468" wp14:editId="38E7B69E">
                <wp:simplePos x="0" y="0"/>
                <wp:positionH relativeFrom="column">
                  <wp:posOffset>0</wp:posOffset>
                </wp:positionH>
                <wp:positionV relativeFrom="paragraph">
                  <wp:posOffset>2263140</wp:posOffset>
                </wp:positionV>
                <wp:extent cx="3086100" cy="457200"/>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86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2E838B" w14:textId="77777777" w:rsidR="008B2342" w:rsidRDefault="008B2342">
                            <w:r w:rsidRPr="00DB2AFA">
                              <w:rPr>
                                <w:rFonts w:ascii="Calibri" w:hAnsi="Calibri"/>
                                <w:sz w:val="20"/>
                                <w:szCs w:val="20"/>
                              </w:rPr>
                              <w:t>Strachey family (Lytton third from left) (</w:t>
                            </w:r>
                            <w:proofErr w:type="spellStart"/>
                            <w:r w:rsidRPr="00DB2AFA">
                              <w:rPr>
                                <w:rFonts w:ascii="Calibri" w:hAnsi="Calibri"/>
                                <w:sz w:val="20"/>
                                <w:szCs w:val="20"/>
                              </w:rPr>
                              <w:t>wikicommons</w:t>
                            </w:r>
                            <w:proofErr w:type="spellEnd"/>
                            <w:r w:rsidRPr="00DB2AFA">
                              <w:rPr>
                                <w:rFonts w:ascii="Calibri" w:hAnsi="Calibri"/>
                                <w:sz w:val="20"/>
                                <w:szCs w:val="20"/>
                              </w:rPr>
                              <w:t>) [</w:t>
                            </w:r>
                            <w:r w:rsidRPr="00DB2AFA">
                              <w:rPr>
                                <w:rFonts w:ascii="Calibri" w:hAnsi="Calibri"/>
                                <w:i/>
                                <w:sz w:val="20"/>
                                <w:szCs w:val="20"/>
                              </w:rPr>
                              <w:t>Lytton Strachey, His Mind and Art</w:t>
                            </w:r>
                            <w:r w:rsidRPr="00DB2AFA">
                              <w:rPr>
                                <w:rFonts w:asciiTheme="majorHAnsi" w:hAnsiTheme="majorHAnsi"/>
                                <w:i/>
                                <w:sz w:val="20"/>
                                <w:szCs w:val="20"/>
                              </w:rPr>
                              <w:t xml:space="preserve"> (1857)</w:t>
                            </w:r>
                            <w:r>
                              <w:rPr>
                                <w:rFonts w:asciiTheme="majorHAnsi" w:hAnsiTheme="majorHAnsi"/>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8" o:spid="_x0000_s1027" type="#_x0000_t202" style="position:absolute;margin-left:0;margin-top:178.2pt;width:243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" filled="f" stroked="f">
                <v:path arrowok="t"/>
                <v:textbox>
                  <w:txbxContent>
                    <w:p w14:paraId="7B2E838B" w14:textId="77777777" w:rsidR="008B2342" w:rsidRDefault="008B2342">
                      <w:r w:rsidRPr="00DB2AFA">
                        <w:rPr>
                          <w:rFonts w:ascii="Calibri" w:hAnsi="Calibri"/>
                          <w:sz w:val="20"/>
                          <w:szCs w:val="20"/>
                        </w:rPr>
                        <w:t>Strachey family (Lytton third from left) (wikicommons) [</w:t>
                      </w:r>
                      <w:r w:rsidRPr="00DB2AFA">
                        <w:rPr>
                          <w:rFonts w:ascii="Calibri" w:hAnsi="Calibri"/>
                          <w:i/>
                          <w:sz w:val="20"/>
                          <w:szCs w:val="20"/>
                        </w:rPr>
                        <w:t>Lytton Strachey, His Mind and Art</w:t>
                      </w:r>
                      <w:r w:rsidRPr="00DB2AFA">
                        <w:rPr>
                          <w:rFonts w:asciiTheme="majorHAnsi" w:hAnsiTheme="majorHAnsi"/>
                          <w:i/>
                          <w:sz w:val="20"/>
                          <w:szCs w:val="20"/>
                        </w:rPr>
                        <w:t xml:space="preserve"> (1857)</w:t>
                      </w:r>
                      <w:r>
                        <w:rPr>
                          <w:rFonts w:asciiTheme="majorHAnsi" w:hAnsiTheme="majorHAnsi"/>
                          <w:sz w:val="20"/>
                          <w:szCs w:val="20"/>
                        </w:rPr>
                        <w:t>]</w:t>
                      </w:r>
                    </w:p>
                  </w:txbxContent>
                </v:textbox>
                <w10:wrap type="square"/>
              </v:shape>
            </w:pict>
          </mc:Fallback>
        </mc:AlternateContent>
      </w:r>
      <w:r w:rsidR="00DB2AFA">
        <w:rPr>
          <w:rFonts w:ascii="Helvetica" w:hAnsi="Helvetica" w:cs="Helvetica"/>
          <w:noProof/>
          <w:lang w:val="en-US"/>
        </w:rPr>
        <w:drawing>
          <wp:anchor distT="0" distB="0" distL="114300" distR="114300" simplePos="0" relativeHeight="251665408" behindDoc="0" locked="0" layoutInCell="1" allowOverlap="1" wp14:anchorId="7774ACFC" wp14:editId="521D2C44">
            <wp:simplePos x="0" y="0"/>
            <wp:positionH relativeFrom="column">
              <wp:posOffset>0</wp:posOffset>
            </wp:positionH>
            <wp:positionV relativeFrom="paragraph">
              <wp:posOffset>91440</wp:posOffset>
            </wp:positionV>
            <wp:extent cx="3081020" cy="2131695"/>
            <wp:effectExtent l="0" t="0" r="0" b="1905"/>
            <wp:wrapTight wrapText="bothSides">
              <wp:wrapPolygon edited="0">
                <wp:start x="0" y="0"/>
                <wp:lineTo x="0" y="21362"/>
                <wp:lineTo x="21369" y="21362"/>
                <wp:lineTo x="2136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81020" cy="2131695"/>
                    </a:xfrm>
                    <a:prstGeom prst="rect">
                      <a:avLst/>
                    </a:prstGeom>
                    <a:noFill/>
                    <a:ln>
                      <a:noFill/>
                    </a:ln>
                  </pic:spPr>
                </pic:pic>
              </a:graphicData>
            </a:graphic>
          </wp:anchor>
        </w:drawing>
      </w:r>
      <w:r w:rsidR="002B3A24">
        <w:rPr>
          <w:rFonts w:asciiTheme="majorHAnsi" w:hAnsiTheme="majorHAnsi"/>
        </w:rPr>
        <w:t>Lytton Strache</w:t>
      </w:r>
      <w:r w:rsidR="00A241A0">
        <w:rPr>
          <w:rFonts w:asciiTheme="majorHAnsi" w:hAnsiTheme="majorHAnsi"/>
        </w:rPr>
        <w:t>y was born on 1 March 1880. He was one of ten surviving children of the scientist and civil servant, Lieutenant-General Sir Richard Strachey (1817-1908) and his wife, Jane Maria Strachey (1840-192</w:t>
      </w:r>
      <w:r w:rsidR="00ED5B6C">
        <w:rPr>
          <w:rFonts w:asciiTheme="majorHAnsi" w:hAnsiTheme="majorHAnsi"/>
        </w:rPr>
        <w:t xml:space="preserve">8), a </w:t>
      </w:r>
      <w:r w:rsidR="00A241A0">
        <w:rPr>
          <w:rFonts w:asciiTheme="majorHAnsi" w:hAnsiTheme="majorHAnsi"/>
        </w:rPr>
        <w:t>staunch supporter of the wome</w:t>
      </w:r>
      <w:r w:rsidR="00A241A0" w:rsidRPr="00ED5B6C">
        <w:rPr>
          <w:rFonts w:asciiTheme="majorHAnsi" w:hAnsiTheme="majorHAnsi"/>
        </w:rPr>
        <w:t>n’s</w:t>
      </w:r>
      <w:r w:rsidR="00A241A0">
        <w:rPr>
          <w:rFonts w:asciiTheme="majorHAnsi" w:hAnsiTheme="majorHAnsi"/>
        </w:rPr>
        <w:t xml:space="preserve"> suffrage movement. His names Giles and Lytton derived from friends of the </w:t>
      </w:r>
      <w:proofErr w:type="spellStart"/>
      <w:r w:rsidR="00A241A0">
        <w:rPr>
          <w:rFonts w:asciiTheme="majorHAnsi" w:hAnsiTheme="majorHAnsi"/>
        </w:rPr>
        <w:t>Stracheys</w:t>
      </w:r>
      <w:proofErr w:type="spellEnd"/>
      <w:ins w:id="3" w:author="Stephanie Novak" w:date="2015-06-01T11:31:00Z">
        <w:r w:rsidR="00A22817">
          <w:rPr>
            <w:rFonts w:asciiTheme="majorHAnsi" w:hAnsiTheme="majorHAnsi"/>
          </w:rPr>
          <w:t>:</w:t>
        </w:r>
      </w:ins>
      <w:r w:rsidR="00A241A0">
        <w:rPr>
          <w:rFonts w:asciiTheme="majorHAnsi" w:hAnsiTheme="majorHAnsi"/>
        </w:rPr>
        <w:t xml:space="preserve"> the Earls of Lytton – Edward Bulw</w:t>
      </w:r>
      <w:r w:rsidR="006A3B64">
        <w:rPr>
          <w:rFonts w:asciiTheme="majorHAnsi" w:hAnsiTheme="majorHAnsi"/>
        </w:rPr>
        <w:t xml:space="preserve">er Lytton </w:t>
      </w:r>
      <w:proofErr w:type="gramStart"/>
      <w:r w:rsidR="006A3B64">
        <w:rPr>
          <w:rFonts w:asciiTheme="majorHAnsi" w:hAnsiTheme="majorHAnsi"/>
        </w:rPr>
        <w:t>was</w:t>
      </w:r>
      <w:proofErr w:type="gramEnd"/>
      <w:r w:rsidR="006A3B64">
        <w:rPr>
          <w:rFonts w:asciiTheme="majorHAnsi" w:hAnsiTheme="majorHAnsi"/>
        </w:rPr>
        <w:t xml:space="preserve"> his godfather. After character building intervals at numerous schools and colleges, documented in a Bloomsbury Memoir Club paper, he embraced his literary identity at Trinity College, Cambridge, where he became friends with other important members of the Bloomsbury group: </w:t>
      </w:r>
      <w:ins w:id="4" w:author="Stephanie Novak" w:date="2015-06-01T11:31:00Z">
        <w:r w:rsidR="00A22817">
          <w:rPr>
            <w:rFonts w:asciiTheme="majorHAnsi" w:hAnsiTheme="majorHAnsi"/>
          </w:rPr>
          <w:t>Leonard Woolf</w:t>
        </w:r>
      </w:ins>
      <w:r w:rsidR="00980C0A">
        <w:rPr>
          <w:rFonts w:asciiTheme="majorHAnsi" w:hAnsiTheme="majorHAnsi"/>
        </w:rPr>
        <w:t xml:space="preserve"> (1880-1969)</w:t>
      </w:r>
      <w:r w:rsidR="006A3B64">
        <w:rPr>
          <w:rFonts w:asciiTheme="majorHAnsi" w:hAnsiTheme="majorHAnsi"/>
        </w:rPr>
        <w:t xml:space="preserve">, </w:t>
      </w:r>
      <w:ins w:id="5" w:author="Stephanie Novak" w:date="2015-06-01T11:31:00Z">
        <w:r w:rsidR="00A22817">
          <w:rPr>
            <w:rFonts w:asciiTheme="majorHAnsi" w:hAnsiTheme="majorHAnsi"/>
          </w:rPr>
          <w:t>Clive Bell</w:t>
        </w:r>
      </w:ins>
      <w:r w:rsidR="00980C0A">
        <w:rPr>
          <w:rFonts w:asciiTheme="majorHAnsi" w:hAnsiTheme="majorHAnsi"/>
        </w:rPr>
        <w:t xml:space="preserve"> (1881-1964)</w:t>
      </w:r>
      <w:r w:rsidR="006A3B64">
        <w:rPr>
          <w:rFonts w:asciiTheme="majorHAnsi" w:hAnsiTheme="majorHAnsi"/>
        </w:rPr>
        <w:t xml:space="preserve">, </w:t>
      </w:r>
      <w:ins w:id="6" w:author="Stephanie Novak" w:date="2015-06-01T11:31:00Z">
        <w:r w:rsidR="00A22817">
          <w:rPr>
            <w:rFonts w:asciiTheme="majorHAnsi" w:hAnsiTheme="majorHAnsi"/>
          </w:rPr>
          <w:t>John Maynard Keynes</w:t>
        </w:r>
      </w:ins>
      <w:r w:rsidR="00980C0A">
        <w:rPr>
          <w:rFonts w:asciiTheme="majorHAnsi" w:hAnsiTheme="majorHAnsi"/>
        </w:rPr>
        <w:t xml:space="preserve"> </w:t>
      </w:r>
      <w:r w:rsidR="00DB2AFA">
        <w:rPr>
          <w:rFonts w:asciiTheme="majorHAnsi" w:hAnsiTheme="majorHAnsi"/>
        </w:rPr>
        <w:t xml:space="preserve">(1883-1946) </w:t>
      </w:r>
      <w:r w:rsidR="006A3B64">
        <w:rPr>
          <w:rFonts w:asciiTheme="majorHAnsi" w:hAnsiTheme="majorHAnsi"/>
        </w:rPr>
        <w:t xml:space="preserve">and </w:t>
      </w:r>
      <w:proofErr w:type="spellStart"/>
      <w:ins w:id="7" w:author="Stephanie Novak" w:date="2015-06-01T11:32:00Z">
        <w:r w:rsidR="00A22817">
          <w:rPr>
            <w:rFonts w:asciiTheme="majorHAnsi" w:hAnsiTheme="majorHAnsi"/>
          </w:rPr>
          <w:t>Thoby</w:t>
        </w:r>
        <w:proofErr w:type="spellEnd"/>
        <w:r w:rsidR="00A22817">
          <w:rPr>
            <w:rFonts w:asciiTheme="majorHAnsi" w:hAnsiTheme="majorHAnsi"/>
          </w:rPr>
          <w:t xml:space="preserve"> Stephen</w:t>
        </w:r>
      </w:ins>
      <w:r w:rsidR="00DB2AFA">
        <w:rPr>
          <w:rFonts w:asciiTheme="majorHAnsi" w:hAnsiTheme="majorHAnsi"/>
        </w:rPr>
        <w:t xml:space="preserve"> (1880-1906)</w:t>
      </w:r>
      <w:r w:rsidR="006A3B64">
        <w:rPr>
          <w:rFonts w:asciiTheme="majorHAnsi" w:hAnsiTheme="majorHAnsi"/>
        </w:rPr>
        <w:t>. He studied history, winning a second class honours, a feat considering his regular bouts of ill leave. Strachey considered his years at Cambridge to be happy ones,</w:t>
      </w:r>
      <w:ins w:id="8" w:author="Stephanie Novak" w:date="2015-06-01T11:32:00Z">
        <w:r w:rsidR="00A22817">
          <w:rPr>
            <w:rFonts w:asciiTheme="majorHAnsi" w:hAnsiTheme="majorHAnsi"/>
          </w:rPr>
          <w:t xml:space="preserve"> during </w:t>
        </w:r>
        <w:r w:rsidR="00A22817">
          <w:rPr>
            <w:rFonts w:asciiTheme="majorHAnsi" w:hAnsiTheme="majorHAnsi"/>
          </w:rPr>
          <w:lastRenderedPageBreak/>
          <w:t>which he</w:t>
        </w:r>
      </w:ins>
      <w:r w:rsidR="006A3B64">
        <w:rPr>
          <w:rFonts w:asciiTheme="majorHAnsi" w:hAnsiTheme="majorHAnsi"/>
        </w:rPr>
        <w:t xml:space="preserve"> form</w:t>
      </w:r>
      <w:ins w:id="9" w:author="Stephanie Novak" w:date="2015-06-01T11:32:00Z">
        <w:r w:rsidR="00A22817">
          <w:rPr>
            <w:rFonts w:asciiTheme="majorHAnsi" w:hAnsiTheme="majorHAnsi"/>
          </w:rPr>
          <w:t>ed</w:t>
        </w:r>
      </w:ins>
      <w:r w:rsidR="006A3B64">
        <w:rPr>
          <w:rFonts w:asciiTheme="majorHAnsi" w:hAnsiTheme="majorHAnsi"/>
        </w:rPr>
        <w:t xml:space="preserve"> a group called the Midnight Society, </w:t>
      </w:r>
      <w:r w:rsidR="00401005">
        <w:rPr>
          <w:rFonts w:asciiTheme="majorHAnsi" w:hAnsiTheme="majorHAnsi"/>
        </w:rPr>
        <w:t xml:space="preserve">seen by members as a preface to the Bloomsbury group, and </w:t>
      </w:r>
      <w:ins w:id="10" w:author="Stephanie Novak" w:date="2015-06-01T11:32:00Z">
        <w:r w:rsidR="00A22817">
          <w:rPr>
            <w:rFonts w:asciiTheme="majorHAnsi" w:hAnsiTheme="majorHAnsi"/>
          </w:rPr>
          <w:t xml:space="preserve">was </w:t>
        </w:r>
      </w:ins>
      <w:r w:rsidR="00401005">
        <w:rPr>
          <w:rFonts w:asciiTheme="majorHAnsi" w:hAnsiTheme="majorHAnsi"/>
        </w:rPr>
        <w:t xml:space="preserve">elected to the Apostles, the famous undergraduate intellectual society. </w:t>
      </w:r>
    </w:p>
    <w:p w14:paraId="13240E84" w14:textId="5BC494F7" w:rsidR="00401005" w:rsidRDefault="00401005">
      <w:pPr>
        <w:rPr>
          <w:rFonts w:asciiTheme="majorHAnsi" w:hAnsiTheme="majorHAnsi"/>
        </w:rPr>
      </w:pPr>
      <w:r>
        <w:rPr>
          <w:rFonts w:asciiTheme="majorHAnsi" w:hAnsiTheme="majorHAnsi"/>
        </w:rPr>
        <w:tab/>
        <w:t xml:space="preserve">During his time at university and the years after, Strachey produced numerous reviews for </w:t>
      </w:r>
      <w:r w:rsidRPr="00ED5B6C">
        <w:rPr>
          <w:rFonts w:asciiTheme="majorHAnsi" w:hAnsiTheme="majorHAnsi"/>
        </w:rPr>
        <w:t>magazine</w:t>
      </w:r>
      <w:r w:rsidR="00ED5B6C" w:rsidRPr="00ED5B6C">
        <w:rPr>
          <w:rFonts w:asciiTheme="majorHAnsi" w:hAnsiTheme="majorHAnsi"/>
        </w:rPr>
        <w:t>s</w:t>
      </w:r>
      <w:r>
        <w:rPr>
          <w:rFonts w:asciiTheme="majorHAnsi" w:hAnsiTheme="majorHAnsi"/>
        </w:rPr>
        <w:t xml:space="preserve">. In 1903, he composed a series of review-essays on French and English literature for the </w:t>
      </w:r>
      <w:r>
        <w:rPr>
          <w:rFonts w:asciiTheme="majorHAnsi" w:hAnsiTheme="majorHAnsi"/>
          <w:i/>
        </w:rPr>
        <w:t>Independent Review</w:t>
      </w:r>
      <w:r>
        <w:rPr>
          <w:rFonts w:asciiTheme="majorHAnsi" w:hAnsiTheme="majorHAnsi"/>
        </w:rPr>
        <w:t xml:space="preserve">. After failing to win a job at the Education Department of the Civil Service and a fellowship at Trinity College, Strachey returned to London in 1905, where his relationship with Bloomsbury began to blossom. Whilst embarking upon a love affair with his cousin, </w:t>
      </w:r>
      <w:ins w:id="11" w:author="Stephanie Novak" w:date="2015-06-01T11:33:00Z">
        <w:r w:rsidR="00A86565">
          <w:rPr>
            <w:rFonts w:asciiTheme="majorHAnsi" w:hAnsiTheme="majorHAnsi"/>
          </w:rPr>
          <w:t>Duncan Grant</w:t>
        </w:r>
      </w:ins>
      <w:r w:rsidR="00DB2AFA">
        <w:rPr>
          <w:rFonts w:asciiTheme="majorHAnsi" w:hAnsiTheme="majorHAnsi"/>
        </w:rPr>
        <w:t xml:space="preserve"> (1885-1978)</w:t>
      </w:r>
      <w:r>
        <w:rPr>
          <w:rFonts w:asciiTheme="majorHAnsi" w:hAnsiTheme="majorHAnsi"/>
        </w:rPr>
        <w:t xml:space="preserve">, he attempted to earn a living as a literary journalist, writing </w:t>
      </w:r>
      <w:r w:rsidR="00982155">
        <w:rPr>
          <w:rFonts w:asciiTheme="majorHAnsi" w:hAnsiTheme="majorHAnsi"/>
        </w:rPr>
        <w:t xml:space="preserve">anonymous poetry and drama reviews for </w:t>
      </w:r>
      <w:r w:rsidR="00982155">
        <w:rPr>
          <w:rFonts w:asciiTheme="majorHAnsi" w:hAnsiTheme="majorHAnsi"/>
          <w:i/>
        </w:rPr>
        <w:t xml:space="preserve">The Spectator. </w:t>
      </w:r>
      <w:r w:rsidR="00982155">
        <w:rPr>
          <w:rFonts w:asciiTheme="majorHAnsi" w:hAnsiTheme="majorHAnsi"/>
        </w:rPr>
        <w:t xml:space="preserve">In 1910, Strachey believed that he had been offered his big literary break, H. A. L. Fisher, </w:t>
      </w:r>
      <w:r w:rsidR="00ED5B6C" w:rsidRPr="00ED5B6C">
        <w:rPr>
          <w:rFonts w:asciiTheme="majorHAnsi" w:hAnsiTheme="majorHAnsi"/>
        </w:rPr>
        <w:t>former</w:t>
      </w:r>
      <w:r w:rsidR="00982155">
        <w:rPr>
          <w:rFonts w:asciiTheme="majorHAnsi" w:hAnsiTheme="majorHAnsi"/>
        </w:rPr>
        <w:t xml:space="preserve"> President of the British Academy commissioning him to write a brief survey of French literature for the Home University Library, </w:t>
      </w:r>
      <w:r w:rsidR="00982155">
        <w:rPr>
          <w:rFonts w:asciiTheme="majorHAnsi" w:hAnsiTheme="majorHAnsi"/>
          <w:i/>
        </w:rPr>
        <w:t xml:space="preserve">Landmarks of French Literature </w:t>
      </w:r>
      <w:r w:rsidR="00982155">
        <w:rPr>
          <w:rFonts w:asciiTheme="majorHAnsi" w:hAnsiTheme="majorHAnsi"/>
        </w:rPr>
        <w:t xml:space="preserve">(1912). Although it did not furnish him with fame or money, </w:t>
      </w:r>
      <w:r w:rsidR="00982155" w:rsidRPr="00ED5B6C">
        <w:rPr>
          <w:rFonts w:asciiTheme="majorHAnsi" w:hAnsiTheme="majorHAnsi"/>
        </w:rPr>
        <w:t xml:space="preserve">it remains an accessible introduction to the genre, Strachey praising </w:t>
      </w:r>
      <w:r w:rsidR="00ED5B6C" w:rsidRPr="00ED5B6C">
        <w:rPr>
          <w:rFonts w:asciiTheme="majorHAnsi" w:hAnsiTheme="majorHAnsi"/>
        </w:rPr>
        <w:t>French compositions for their</w:t>
      </w:r>
      <w:r w:rsidR="00982155" w:rsidRPr="00ED5B6C">
        <w:rPr>
          <w:rFonts w:asciiTheme="majorHAnsi" w:hAnsiTheme="majorHAnsi"/>
        </w:rPr>
        <w:t xml:space="preserve"> beautiful yet realist characteristics.</w:t>
      </w:r>
      <w:r w:rsidR="00982155">
        <w:rPr>
          <w:rFonts w:asciiTheme="majorHAnsi" w:hAnsiTheme="majorHAnsi"/>
        </w:rPr>
        <w:t xml:space="preserve"> After his relationship with </w:t>
      </w:r>
      <w:r w:rsidR="00ED5B6C">
        <w:rPr>
          <w:rFonts w:asciiTheme="majorHAnsi" w:hAnsiTheme="majorHAnsi"/>
        </w:rPr>
        <w:t xml:space="preserve">his cousin </w:t>
      </w:r>
      <w:r w:rsidR="00982155">
        <w:rPr>
          <w:rFonts w:asciiTheme="majorHAnsi" w:hAnsiTheme="majorHAnsi"/>
        </w:rPr>
        <w:t xml:space="preserve">fell into disarray – Grant fell in love with Keynes – he began a </w:t>
      </w:r>
      <w:r w:rsidR="00980C0A">
        <w:rPr>
          <w:rFonts w:asciiTheme="majorHAnsi" w:hAnsiTheme="majorHAnsi"/>
        </w:rPr>
        <w:t xml:space="preserve">triangular </w:t>
      </w:r>
      <w:r w:rsidR="00982155">
        <w:rPr>
          <w:rFonts w:asciiTheme="majorHAnsi" w:hAnsiTheme="majorHAnsi"/>
        </w:rPr>
        <w:t xml:space="preserve">relationship with </w:t>
      </w:r>
      <w:proofErr w:type="spellStart"/>
      <w:r w:rsidR="00982155">
        <w:rPr>
          <w:rFonts w:asciiTheme="majorHAnsi" w:hAnsiTheme="majorHAnsi"/>
        </w:rPr>
        <w:t>Ottoline</w:t>
      </w:r>
      <w:proofErr w:type="spellEnd"/>
      <w:r w:rsidR="00982155">
        <w:rPr>
          <w:rFonts w:asciiTheme="majorHAnsi" w:hAnsiTheme="majorHAnsi"/>
        </w:rPr>
        <w:t xml:space="preserve"> Morrell and Henry Lamb. It was also during this time that he grew his famous</w:t>
      </w:r>
      <w:r w:rsidR="00442DE1">
        <w:rPr>
          <w:rFonts w:asciiTheme="majorHAnsi" w:hAnsiTheme="majorHAnsi"/>
        </w:rPr>
        <w:t xml:space="preserve"> long</w:t>
      </w:r>
      <w:r w:rsidR="00982155">
        <w:rPr>
          <w:rFonts w:asciiTheme="majorHAnsi" w:hAnsiTheme="majorHAnsi"/>
        </w:rPr>
        <w:t xml:space="preserve"> beard</w:t>
      </w:r>
      <w:r w:rsidR="00980C0A">
        <w:rPr>
          <w:rFonts w:asciiTheme="majorHAnsi" w:hAnsiTheme="majorHAnsi"/>
        </w:rPr>
        <w:t xml:space="preserve">, completing his </w:t>
      </w:r>
      <w:r w:rsidR="00442DE1">
        <w:rPr>
          <w:rFonts w:asciiTheme="majorHAnsi" w:hAnsiTheme="majorHAnsi"/>
        </w:rPr>
        <w:t xml:space="preserve">striking </w:t>
      </w:r>
      <w:r w:rsidR="00980C0A">
        <w:rPr>
          <w:rFonts w:asciiTheme="majorHAnsi" w:hAnsiTheme="majorHAnsi"/>
        </w:rPr>
        <w:t xml:space="preserve">‘crane-like’ </w:t>
      </w:r>
      <w:r w:rsidR="00442DE1">
        <w:rPr>
          <w:rFonts w:asciiTheme="majorHAnsi" w:hAnsiTheme="majorHAnsi"/>
        </w:rPr>
        <w:t xml:space="preserve">physical appearance that inspired many well-known </w:t>
      </w:r>
      <w:r w:rsidR="00980C0A">
        <w:rPr>
          <w:rFonts w:asciiTheme="majorHAnsi" w:hAnsiTheme="majorHAnsi"/>
        </w:rPr>
        <w:t>Bloomsbury portrait painters</w:t>
      </w:r>
      <w:r w:rsidR="00E94326">
        <w:rPr>
          <w:rFonts w:asciiTheme="majorHAnsi" w:hAnsiTheme="majorHAnsi"/>
        </w:rPr>
        <w:t xml:space="preserve"> such as Grant and </w:t>
      </w:r>
      <w:ins w:id="12" w:author="Stephanie Novak" w:date="2015-06-01T11:33:00Z">
        <w:r w:rsidR="00A86565">
          <w:rPr>
            <w:rFonts w:asciiTheme="majorHAnsi" w:hAnsiTheme="majorHAnsi"/>
          </w:rPr>
          <w:t xml:space="preserve">Vanessa Bell </w:t>
        </w:r>
      </w:ins>
      <w:r w:rsidR="00DB2AFA">
        <w:rPr>
          <w:rFonts w:asciiTheme="majorHAnsi" w:hAnsiTheme="majorHAnsi"/>
        </w:rPr>
        <w:t>(1897-1961).</w:t>
      </w:r>
    </w:p>
    <w:p w14:paraId="694D9DCA" w14:textId="1F93BB7F" w:rsidR="00442DE1" w:rsidRDefault="00442DE1">
      <w:pPr>
        <w:rPr>
          <w:rFonts w:asciiTheme="majorHAnsi" w:hAnsiTheme="majorHAnsi"/>
        </w:rPr>
      </w:pPr>
      <w:r>
        <w:rPr>
          <w:rFonts w:asciiTheme="majorHAnsi" w:hAnsiTheme="majorHAnsi"/>
        </w:rPr>
        <w:tab/>
        <w:t xml:space="preserve">After writing some more reviews for the </w:t>
      </w:r>
      <w:r>
        <w:rPr>
          <w:rFonts w:asciiTheme="majorHAnsi" w:hAnsiTheme="majorHAnsi"/>
          <w:i/>
        </w:rPr>
        <w:t xml:space="preserve">Edinburgh Review </w:t>
      </w:r>
      <w:r>
        <w:rPr>
          <w:rFonts w:asciiTheme="majorHAnsi" w:hAnsiTheme="majorHAnsi"/>
        </w:rPr>
        <w:t xml:space="preserve">and </w:t>
      </w:r>
      <w:r>
        <w:rPr>
          <w:rFonts w:asciiTheme="majorHAnsi" w:hAnsiTheme="majorHAnsi"/>
          <w:i/>
        </w:rPr>
        <w:t>New Statesman</w:t>
      </w:r>
      <w:r>
        <w:rPr>
          <w:rFonts w:asciiTheme="majorHAnsi" w:hAnsiTheme="majorHAnsi"/>
        </w:rPr>
        <w:t xml:space="preserve">, he began working on some </w:t>
      </w:r>
      <w:r w:rsidR="00383877">
        <w:rPr>
          <w:rFonts w:asciiTheme="majorHAnsi" w:hAnsiTheme="majorHAnsi"/>
        </w:rPr>
        <w:t>silhouettes</w:t>
      </w:r>
      <w:r>
        <w:rPr>
          <w:rFonts w:asciiTheme="majorHAnsi" w:hAnsiTheme="majorHAnsi"/>
        </w:rPr>
        <w:t xml:space="preserve"> of renowned Victorians. As</w:t>
      </w:r>
      <w:r w:rsidR="00383877">
        <w:rPr>
          <w:rFonts w:asciiTheme="majorHAnsi" w:hAnsiTheme="majorHAnsi"/>
        </w:rPr>
        <w:t xml:space="preserve"> the First World War dawned, he reframed his ideas and began writing his most famous work, </w:t>
      </w:r>
      <w:r w:rsidR="00383877">
        <w:rPr>
          <w:rFonts w:asciiTheme="majorHAnsi" w:hAnsiTheme="majorHAnsi"/>
          <w:i/>
        </w:rPr>
        <w:t xml:space="preserve">Eminent Victorians </w:t>
      </w:r>
      <w:r w:rsidR="00383877">
        <w:rPr>
          <w:rFonts w:asciiTheme="majorHAnsi" w:hAnsiTheme="majorHAnsi"/>
        </w:rPr>
        <w:t>(1918). This satirical biography of four household Victorian names – Cardinal Manning, Florence Nightingale, Thomas Arnold and General Gordon – sought to modernise the literary style of biography, destabilising these Victorian figures by pointing out their damaging moral flaws. Strachey believed that it should be the biographer’s prerogative</w:t>
      </w:r>
      <w:r w:rsidR="002C6FF7">
        <w:rPr>
          <w:rFonts w:asciiTheme="majorHAnsi" w:hAnsiTheme="majorHAnsi"/>
        </w:rPr>
        <w:t xml:space="preserve"> to document and expose the more human elements of life</w:t>
      </w:r>
      <w:r w:rsidR="00383877">
        <w:rPr>
          <w:rFonts w:asciiTheme="majorHAnsi" w:hAnsiTheme="majorHAnsi"/>
        </w:rPr>
        <w:t xml:space="preserve"> rather than impose meaning on them</w:t>
      </w:r>
      <w:r w:rsidR="00E94326">
        <w:rPr>
          <w:rFonts w:asciiTheme="majorHAnsi" w:hAnsiTheme="majorHAnsi"/>
        </w:rPr>
        <w:t>: this is elaborated upon further in his manifesto-like preface.</w:t>
      </w:r>
      <w:r w:rsidR="00383877">
        <w:rPr>
          <w:rFonts w:asciiTheme="majorHAnsi" w:hAnsiTheme="majorHAnsi"/>
        </w:rPr>
        <w:t xml:space="preserve"> Strachey’s groundbreaking,</w:t>
      </w:r>
      <w:r w:rsidR="00ED5B6C">
        <w:rPr>
          <w:rFonts w:asciiTheme="majorHAnsi" w:hAnsiTheme="majorHAnsi"/>
        </w:rPr>
        <w:t xml:space="preserve"> honest criticism</w:t>
      </w:r>
      <w:r w:rsidR="00383877">
        <w:rPr>
          <w:rFonts w:asciiTheme="majorHAnsi" w:hAnsiTheme="majorHAnsi"/>
        </w:rPr>
        <w:t xml:space="preserve"> made him financially secure for life whilst breaking biography from the realms of patriotism and preservation. </w:t>
      </w:r>
    </w:p>
    <w:p w14:paraId="61AB454B" w14:textId="6E801611" w:rsidR="002225B3" w:rsidRDefault="00F43295">
      <w:pPr>
        <w:rPr>
          <w:rFonts w:asciiTheme="majorHAnsi" w:hAnsiTheme="majorHAnsi"/>
        </w:rPr>
      </w:pPr>
      <w:r>
        <w:rPr>
          <w:rFonts w:ascii="Helvetica" w:hAnsi="Helvetica" w:cs="Helvetica"/>
          <w:noProof/>
          <w:lang w:val="en-US"/>
        </w:rPr>
        <mc:AlternateContent>
          <mc:Choice Requires="wps">
            <w:drawing>
              <wp:anchor distT="0" distB="0" distL="114300" distR="114300" simplePos="0" relativeHeight="251662336" behindDoc="0" locked="0" layoutInCell="1" allowOverlap="1" wp14:anchorId="44381C1F" wp14:editId="5A114903">
                <wp:simplePos x="0" y="0"/>
                <wp:positionH relativeFrom="column">
                  <wp:posOffset>2057400</wp:posOffset>
                </wp:positionH>
                <wp:positionV relativeFrom="paragraph">
                  <wp:posOffset>1906905</wp:posOffset>
                </wp:positionV>
                <wp:extent cx="3200400" cy="571500"/>
                <wp:effectExtent l="0" t="0" r="0" b="1270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0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EE8F49" w14:textId="77777777" w:rsidR="008B2342" w:rsidRPr="00D903F8" w:rsidRDefault="008B2342">
                            <w:pPr>
                              <w:rPr>
                                <w:rFonts w:asciiTheme="majorHAnsi" w:hAnsiTheme="majorHAnsi"/>
                                <w:sz w:val="20"/>
                                <w:szCs w:val="20"/>
                              </w:rPr>
                            </w:pPr>
                            <w:r w:rsidRPr="00D903F8">
                              <w:rPr>
                                <w:rFonts w:asciiTheme="majorHAnsi" w:hAnsiTheme="majorHAnsi"/>
                                <w:sz w:val="20"/>
                                <w:szCs w:val="20"/>
                              </w:rPr>
                              <w:t>Dora Carrington, Ralph Partridge and Lytton Strachey at Ham Spray House (</w:t>
                            </w:r>
                            <w:proofErr w:type="spellStart"/>
                            <w:r w:rsidRPr="00D903F8">
                              <w:rPr>
                                <w:rFonts w:asciiTheme="majorHAnsi" w:hAnsiTheme="majorHAnsi"/>
                                <w:sz w:val="20"/>
                                <w:szCs w:val="20"/>
                              </w:rPr>
                              <w:t>wikicommons</w:t>
                            </w:r>
                            <w:proofErr w:type="spellEnd"/>
                            <w:r w:rsidRPr="00D903F8">
                              <w:rPr>
                                <w:rFonts w:asciiTheme="majorHAnsi" w:hAnsiTheme="majorHAnsi"/>
                                <w:sz w:val="20"/>
                                <w:szCs w:val="20"/>
                              </w:rPr>
                              <w:t>)</w:t>
                            </w:r>
                            <w:r>
                              <w:rPr>
                                <w:rFonts w:asciiTheme="majorHAnsi" w:hAnsiTheme="majorHAnsi"/>
                                <w:sz w:val="20"/>
                                <w:szCs w:val="20"/>
                              </w:rPr>
                              <w:t xml:space="preserve"> </w:t>
                            </w:r>
                            <w:r w:rsidRPr="00DB2AFA">
                              <w:rPr>
                                <w:rFonts w:asciiTheme="majorHAnsi" w:hAnsiTheme="majorHAnsi"/>
                                <w:sz w:val="20"/>
                                <w:szCs w:val="20"/>
                              </w:rPr>
                              <w:t>[</w:t>
                            </w:r>
                            <w:r w:rsidRPr="00DB2AFA">
                              <w:rPr>
                                <w:rFonts w:asciiTheme="majorHAnsi" w:hAnsiTheme="majorHAnsi"/>
                                <w:i/>
                                <w:sz w:val="20"/>
                                <w:szCs w:val="20"/>
                              </w:rPr>
                              <w:t>Lytton Strachey, His Mind and Art (1857)</w:t>
                            </w:r>
                            <w:r>
                              <w:rPr>
                                <w:rFonts w:asciiTheme="majorHAnsi" w:hAnsiTheme="majorHAnsi"/>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8" type="#_x0000_t202" style="position:absolute;margin-left:162pt;margin-top:150.15pt;width:252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" filled="f" stroked="f">
                <v:path arrowok="t"/>
                <v:textbox>
                  <w:txbxContent>
                    <w:p w14:paraId="48EE8F49" w14:textId="77777777" w:rsidR="008B2342" w:rsidRPr="00D903F8" w:rsidRDefault="008B2342">
                      <w:pPr>
                        <w:rPr>
                          <w:rFonts w:asciiTheme="majorHAnsi" w:hAnsiTheme="majorHAnsi"/>
                          <w:sz w:val="20"/>
                          <w:szCs w:val="20"/>
                        </w:rPr>
                      </w:pPr>
                      <w:r w:rsidRPr="00D903F8">
                        <w:rPr>
                          <w:rFonts w:asciiTheme="majorHAnsi" w:hAnsiTheme="majorHAnsi"/>
                          <w:sz w:val="20"/>
                          <w:szCs w:val="20"/>
                        </w:rPr>
                        <w:t>Dora Carrington, Ralph Partridge and Lytton Strachey at Ham Spray House (wikicommons)</w:t>
                      </w:r>
                      <w:r>
                        <w:rPr>
                          <w:rFonts w:asciiTheme="majorHAnsi" w:hAnsiTheme="majorHAnsi"/>
                          <w:sz w:val="20"/>
                          <w:szCs w:val="20"/>
                        </w:rPr>
                        <w:t xml:space="preserve"> </w:t>
                      </w:r>
                      <w:r w:rsidRPr="00DB2AFA">
                        <w:rPr>
                          <w:rFonts w:asciiTheme="majorHAnsi" w:hAnsiTheme="majorHAnsi"/>
                          <w:sz w:val="20"/>
                          <w:szCs w:val="20"/>
                        </w:rPr>
                        <w:t>[</w:t>
                      </w:r>
                      <w:r w:rsidRPr="00DB2AFA">
                        <w:rPr>
                          <w:rFonts w:asciiTheme="majorHAnsi" w:hAnsiTheme="majorHAnsi"/>
                          <w:i/>
                          <w:sz w:val="20"/>
                          <w:szCs w:val="20"/>
                        </w:rPr>
                        <w:t>Lytton Strachey, His Mind and Art (1857)</w:t>
                      </w:r>
                      <w:r>
                        <w:rPr>
                          <w:rFonts w:asciiTheme="majorHAnsi" w:hAnsiTheme="majorHAnsi"/>
                          <w:sz w:val="20"/>
                          <w:szCs w:val="20"/>
                        </w:rPr>
                        <w:t>]</w:t>
                      </w:r>
                    </w:p>
                  </w:txbxContent>
                </v:textbox>
                <w10:wrap type="square"/>
              </v:shape>
            </w:pict>
          </mc:Fallback>
        </mc:AlternateContent>
      </w:r>
      <w:r w:rsidR="00D903F8">
        <w:rPr>
          <w:rFonts w:ascii="Helvetica" w:hAnsi="Helvetica" w:cs="Helvetica"/>
          <w:noProof/>
          <w:lang w:val="en-US"/>
        </w:rPr>
        <w:drawing>
          <wp:anchor distT="0" distB="0" distL="114300" distR="114300" simplePos="0" relativeHeight="251661312" behindDoc="0" locked="0" layoutInCell="1" allowOverlap="1" wp14:anchorId="379BAEEC" wp14:editId="6A926F85">
            <wp:simplePos x="0" y="0"/>
            <wp:positionH relativeFrom="column">
              <wp:posOffset>2057400</wp:posOffset>
            </wp:positionH>
            <wp:positionV relativeFrom="paragraph">
              <wp:posOffset>78105</wp:posOffset>
            </wp:positionV>
            <wp:extent cx="3177540" cy="1851660"/>
            <wp:effectExtent l="0" t="0" r="0" b="2540"/>
            <wp:wrapTight wrapText="bothSides">
              <wp:wrapPolygon edited="0">
                <wp:start x="0" y="0"/>
                <wp:lineTo x="0" y="21333"/>
                <wp:lineTo x="21410" y="21333"/>
                <wp:lineTo x="2141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7540" cy="1851660"/>
                    </a:xfrm>
                    <a:prstGeom prst="rect">
                      <a:avLst/>
                    </a:prstGeom>
                    <a:noFill/>
                    <a:ln>
                      <a:noFill/>
                    </a:ln>
                  </pic:spPr>
                </pic:pic>
              </a:graphicData>
            </a:graphic>
          </wp:anchor>
        </w:drawing>
      </w:r>
      <w:r w:rsidR="00E94326">
        <w:rPr>
          <w:rFonts w:asciiTheme="majorHAnsi" w:hAnsiTheme="majorHAnsi"/>
        </w:rPr>
        <w:tab/>
        <w:t xml:space="preserve">Strachey applied to be a conscientious objector to the First World War but was instead granted exemption on medical grounds. </w:t>
      </w:r>
      <w:ins w:id="13" w:author="Stephanie Novak" w:date="2015-06-01T11:34:00Z">
        <w:r w:rsidR="00A86565">
          <w:rPr>
            <w:rFonts w:asciiTheme="majorHAnsi" w:hAnsiTheme="majorHAnsi"/>
          </w:rPr>
          <w:t>D</w:t>
        </w:r>
      </w:ins>
      <w:r w:rsidR="00E94326">
        <w:rPr>
          <w:rFonts w:asciiTheme="majorHAnsi" w:hAnsiTheme="majorHAnsi"/>
        </w:rPr>
        <w:t xml:space="preserve">uring this time he met </w:t>
      </w:r>
      <w:ins w:id="14" w:author="Stephanie Novak" w:date="2015-06-01T11:34:00Z">
        <w:r w:rsidR="00A86565">
          <w:rPr>
            <w:rFonts w:asciiTheme="majorHAnsi" w:hAnsiTheme="majorHAnsi"/>
          </w:rPr>
          <w:t>Dora Carrington</w:t>
        </w:r>
      </w:ins>
      <w:r w:rsidR="00E94326">
        <w:rPr>
          <w:rFonts w:asciiTheme="majorHAnsi" w:hAnsiTheme="majorHAnsi"/>
        </w:rPr>
        <w:t xml:space="preserve"> (1893-1932), arguably the most important character in Strachey’s life. They existed happily in a platonic relationship at Mill House, </w:t>
      </w:r>
      <w:proofErr w:type="spellStart"/>
      <w:r w:rsidR="00E94326">
        <w:rPr>
          <w:rFonts w:asciiTheme="majorHAnsi" w:hAnsiTheme="majorHAnsi"/>
        </w:rPr>
        <w:t>Tidmarth</w:t>
      </w:r>
      <w:proofErr w:type="spellEnd"/>
      <w:r w:rsidR="00E94326">
        <w:rPr>
          <w:rFonts w:asciiTheme="majorHAnsi" w:hAnsiTheme="majorHAnsi"/>
        </w:rPr>
        <w:t xml:space="preserve">, their love weathering the vast array of destructive affairs they both embarked upon. </w:t>
      </w:r>
      <w:r w:rsidR="00ED5B6C">
        <w:rPr>
          <w:rFonts w:asciiTheme="majorHAnsi" w:hAnsiTheme="majorHAnsi"/>
        </w:rPr>
        <w:t>Eventually</w:t>
      </w:r>
      <w:r w:rsidR="002225B3">
        <w:rPr>
          <w:rFonts w:asciiTheme="majorHAnsi" w:hAnsiTheme="majorHAnsi"/>
        </w:rPr>
        <w:t xml:space="preserve"> </w:t>
      </w:r>
      <w:ins w:id="15" w:author="Stephanie Novak" w:date="2015-06-01T11:35:00Z">
        <w:r w:rsidR="00A86565">
          <w:rPr>
            <w:rFonts w:asciiTheme="majorHAnsi" w:hAnsiTheme="majorHAnsi"/>
          </w:rPr>
          <w:t>Strachey</w:t>
        </w:r>
      </w:ins>
      <w:r w:rsidR="00ED5B6C">
        <w:rPr>
          <w:rFonts w:asciiTheme="majorHAnsi" w:hAnsiTheme="majorHAnsi"/>
        </w:rPr>
        <w:t>,</w:t>
      </w:r>
      <w:r w:rsidR="002225B3">
        <w:rPr>
          <w:rFonts w:asciiTheme="majorHAnsi" w:hAnsiTheme="majorHAnsi"/>
        </w:rPr>
        <w:t xml:space="preserve"> Carrington and her husband, Richard Partridge</w:t>
      </w:r>
      <w:r w:rsidR="00ED5B6C">
        <w:rPr>
          <w:rFonts w:asciiTheme="majorHAnsi" w:hAnsiTheme="majorHAnsi"/>
        </w:rPr>
        <w:t>,</w:t>
      </w:r>
      <w:r w:rsidR="002225B3">
        <w:rPr>
          <w:rFonts w:asciiTheme="majorHAnsi" w:hAnsiTheme="majorHAnsi"/>
        </w:rPr>
        <w:t xml:space="preserve"> moved to Ham Spray House in 1924, where he would live out the rest of his life.</w:t>
      </w:r>
    </w:p>
    <w:p w14:paraId="028E3234" w14:textId="77777777" w:rsidR="00E94326" w:rsidRDefault="002225B3">
      <w:pPr>
        <w:rPr>
          <w:rFonts w:asciiTheme="majorHAnsi" w:hAnsiTheme="majorHAnsi"/>
        </w:rPr>
      </w:pPr>
      <w:r>
        <w:rPr>
          <w:rFonts w:asciiTheme="majorHAnsi" w:hAnsiTheme="majorHAnsi"/>
        </w:rPr>
        <w:tab/>
        <w:t xml:space="preserve">After </w:t>
      </w:r>
      <w:r>
        <w:rPr>
          <w:rFonts w:asciiTheme="majorHAnsi" w:hAnsiTheme="majorHAnsi"/>
          <w:i/>
        </w:rPr>
        <w:t>Eminent Victorians</w:t>
      </w:r>
      <w:r>
        <w:rPr>
          <w:rFonts w:asciiTheme="majorHAnsi" w:hAnsiTheme="majorHAnsi"/>
        </w:rPr>
        <w:t xml:space="preserve">, Strachey began working on a new biography of the best-known Victorian of all: </w:t>
      </w:r>
      <w:r w:rsidRPr="002225B3">
        <w:rPr>
          <w:rFonts w:asciiTheme="majorHAnsi" w:hAnsiTheme="majorHAnsi"/>
          <w:i/>
        </w:rPr>
        <w:t>Queen Victoria</w:t>
      </w:r>
      <w:r>
        <w:rPr>
          <w:rFonts w:asciiTheme="majorHAnsi" w:hAnsiTheme="majorHAnsi"/>
          <w:i/>
        </w:rPr>
        <w:t xml:space="preserve"> </w:t>
      </w:r>
      <w:r>
        <w:rPr>
          <w:rFonts w:asciiTheme="majorHAnsi" w:hAnsiTheme="majorHAnsi"/>
        </w:rPr>
        <w:t xml:space="preserve">(1922). The work was milder in tone, but still strived to deconstruct patriotism and celebrity to make room for the more </w:t>
      </w:r>
      <w:r w:rsidR="002C6FF7">
        <w:rPr>
          <w:rFonts w:asciiTheme="majorHAnsi" w:hAnsiTheme="majorHAnsi"/>
        </w:rPr>
        <w:t>liberating</w:t>
      </w:r>
      <w:r>
        <w:rPr>
          <w:rFonts w:asciiTheme="majorHAnsi" w:hAnsiTheme="majorHAnsi"/>
        </w:rPr>
        <w:t xml:space="preserve"> elements of character. Victoria was presented to the public in a new light, as a child, as a lover, as a domestic figure and (humorously) as a strong-willed, female tyrant. In the same year, Strachey also collated a sample of reviews and essays written over the previous two decades, publishing the collection as </w:t>
      </w:r>
      <w:r>
        <w:rPr>
          <w:rFonts w:asciiTheme="majorHAnsi" w:hAnsiTheme="majorHAnsi"/>
          <w:i/>
        </w:rPr>
        <w:t xml:space="preserve">Books and Characters </w:t>
      </w:r>
      <w:r>
        <w:rPr>
          <w:rFonts w:asciiTheme="majorHAnsi" w:hAnsiTheme="majorHAnsi"/>
        </w:rPr>
        <w:t xml:space="preserve">(1922). </w:t>
      </w:r>
    </w:p>
    <w:p w14:paraId="2428B435" w14:textId="76A41318" w:rsidR="002C6FF7" w:rsidRDefault="00D903F8">
      <w:pPr>
        <w:rPr>
          <w:rFonts w:asciiTheme="majorHAnsi" w:hAnsiTheme="majorHAnsi"/>
        </w:rPr>
      </w:pPr>
      <w:r>
        <w:rPr>
          <w:rFonts w:ascii="Helvetica" w:hAnsi="Helvetica" w:cs="Helvetica"/>
          <w:noProof/>
          <w:lang w:val="en-US"/>
        </w:rPr>
        <w:drawing>
          <wp:anchor distT="0" distB="0" distL="114300" distR="114300" simplePos="0" relativeHeight="251663360" behindDoc="0" locked="0" layoutInCell="1" allowOverlap="1" wp14:anchorId="0ECD2EB7" wp14:editId="7085DD72">
            <wp:simplePos x="0" y="0"/>
            <wp:positionH relativeFrom="column">
              <wp:posOffset>5080</wp:posOffset>
            </wp:positionH>
            <wp:positionV relativeFrom="paragraph">
              <wp:posOffset>2236470</wp:posOffset>
            </wp:positionV>
            <wp:extent cx="2966720" cy="1779905"/>
            <wp:effectExtent l="0" t="0" r="5080" b="0"/>
            <wp:wrapTight wrapText="bothSides">
              <wp:wrapPolygon edited="0">
                <wp:start x="0" y="0"/>
                <wp:lineTo x="0" y="21269"/>
                <wp:lineTo x="21452" y="21269"/>
                <wp:lineTo x="2145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6720" cy="177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6FF7">
        <w:rPr>
          <w:rFonts w:asciiTheme="majorHAnsi" w:hAnsiTheme="majorHAnsi"/>
        </w:rPr>
        <w:tab/>
        <w:t xml:space="preserve">His next work, and last full-length biography, </w:t>
      </w:r>
      <w:r w:rsidR="002C6FF7">
        <w:rPr>
          <w:rFonts w:asciiTheme="majorHAnsi" w:hAnsiTheme="majorHAnsi"/>
          <w:i/>
        </w:rPr>
        <w:t xml:space="preserve">Elizabeth and Essex </w:t>
      </w:r>
      <w:r w:rsidR="002C6FF7">
        <w:rPr>
          <w:rFonts w:asciiTheme="majorHAnsi" w:hAnsiTheme="majorHAnsi"/>
        </w:rPr>
        <w:t xml:space="preserve">(1928), incorporated fact and fiction, the work concentrating on one episode of Elizabeth I’s life and using poetic licence to explore her relationship with a young earl. Drawing from his own selfhood, and influenced by Freud’s investigation of the </w:t>
      </w:r>
      <w:r w:rsidR="00ED5B6C" w:rsidRPr="00ED5B6C">
        <w:rPr>
          <w:rFonts w:asciiTheme="majorHAnsi" w:hAnsiTheme="majorHAnsi"/>
        </w:rPr>
        <w:t>Q</w:t>
      </w:r>
      <w:r w:rsidR="002C6FF7" w:rsidRPr="00ED5B6C">
        <w:rPr>
          <w:rFonts w:asciiTheme="majorHAnsi" w:hAnsiTheme="majorHAnsi"/>
        </w:rPr>
        <w:t>ueen’s</w:t>
      </w:r>
      <w:r w:rsidR="002C6FF7">
        <w:rPr>
          <w:rFonts w:asciiTheme="majorHAnsi" w:hAnsiTheme="majorHAnsi"/>
        </w:rPr>
        <w:t xml:space="preserve"> sexuality, the book </w:t>
      </w:r>
      <w:proofErr w:type="spellStart"/>
      <w:r w:rsidR="002C6FF7">
        <w:rPr>
          <w:rFonts w:asciiTheme="majorHAnsi" w:hAnsiTheme="majorHAnsi"/>
        </w:rPr>
        <w:t>problematised</w:t>
      </w:r>
      <w:proofErr w:type="spellEnd"/>
      <w:r w:rsidR="002C6FF7">
        <w:rPr>
          <w:rFonts w:asciiTheme="majorHAnsi" w:hAnsiTheme="majorHAnsi"/>
        </w:rPr>
        <w:t xml:space="preserve"> the boundaries of truth and the imagination, poetic license intricately woven with the more factual, historical elements that underpin the biographical genre. Strachey’s fellow writer and Bloomsbury member, E. M. </w:t>
      </w:r>
      <w:ins w:id="16" w:author="Stephanie Novak" w:date="2015-06-01T11:36:00Z">
        <w:r w:rsidR="00A86565">
          <w:rPr>
            <w:rFonts w:asciiTheme="majorHAnsi" w:hAnsiTheme="majorHAnsi"/>
          </w:rPr>
          <w:t xml:space="preserve">Forster </w:t>
        </w:r>
      </w:ins>
      <w:r w:rsidR="002C6FF7">
        <w:rPr>
          <w:rFonts w:asciiTheme="majorHAnsi" w:hAnsiTheme="majorHAnsi"/>
        </w:rPr>
        <w:t xml:space="preserve">called this work his masterpiece. The last of Strachey’s </w:t>
      </w:r>
      <w:r w:rsidR="002D46D8">
        <w:rPr>
          <w:rFonts w:asciiTheme="majorHAnsi" w:hAnsiTheme="majorHAnsi"/>
        </w:rPr>
        <w:t xml:space="preserve">published </w:t>
      </w:r>
      <w:r w:rsidR="002C6FF7" w:rsidRPr="00ED5B6C">
        <w:rPr>
          <w:rFonts w:asciiTheme="majorHAnsi" w:hAnsiTheme="majorHAnsi"/>
        </w:rPr>
        <w:t>work</w:t>
      </w:r>
      <w:r w:rsidR="00ED5B6C" w:rsidRPr="00ED5B6C">
        <w:rPr>
          <w:rFonts w:asciiTheme="majorHAnsi" w:hAnsiTheme="majorHAnsi"/>
        </w:rPr>
        <w:t>s</w:t>
      </w:r>
      <w:r w:rsidR="002C6FF7">
        <w:rPr>
          <w:rFonts w:asciiTheme="majorHAnsi" w:hAnsiTheme="majorHAnsi"/>
        </w:rPr>
        <w:t xml:space="preserve"> – aside from the posthumous biographical snippets, essays and articles that were published </w:t>
      </w:r>
      <w:r w:rsidR="002D46D8">
        <w:rPr>
          <w:rFonts w:asciiTheme="majorHAnsi" w:hAnsiTheme="majorHAnsi"/>
        </w:rPr>
        <w:t xml:space="preserve">– was </w:t>
      </w:r>
      <w:bookmarkStart w:id="17" w:name="_GoBack"/>
      <w:bookmarkEnd w:id="17"/>
      <w:r w:rsidR="002D46D8">
        <w:rPr>
          <w:rFonts w:asciiTheme="majorHAnsi" w:hAnsiTheme="majorHAnsi"/>
          <w:i/>
        </w:rPr>
        <w:t xml:space="preserve">Portraits in Miniature and Other Essays </w:t>
      </w:r>
      <w:r w:rsidR="002D46D8">
        <w:rPr>
          <w:rFonts w:asciiTheme="majorHAnsi" w:hAnsiTheme="majorHAnsi"/>
        </w:rPr>
        <w:t xml:space="preserve">(1931), which </w:t>
      </w:r>
      <w:r w:rsidR="002D46D8" w:rsidRPr="00ED5B6C">
        <w:rPr>
          <w:rFonts w:asciiTheme="majorHAnsi" w:hAnsiTheme="majorHAnsi"/>
        </w:rPr>
        <w:t>brough</w:t>
      </w:r>
      <w:r w:rsidR="00ED5B6C" w:rsidRPr="00ED5B6C">
        <w:rPr>
          <w:rFonts w:asciiTheme="majorHAnsi" w:hAnsiTheme="majorHAnsi"/>
        </w:rPr>
        <w:t>t</w:t>
      </w:r>
      <w:r w:rsidR="002D46D8">
        <w:rPr>
          <w:rFonts w:asciiTheme="majorHAnsi" w:hAnsiTheme="majorHAnsi"/>
        </w:rPr>
        <w:t xml:space="preserve"> together a variety of essays that he had written for the </w:t>
      </w:r>
      <w:r w:rsidR="002D46D8">
        <w:rPr>
          <w:rFonts w:asciiTheme="majorHAnsi" w:hAnsiTheme="majorHAnsi"/>
          <w:i/>
        </w:rPr>
        <w:t xml:space="preserve">New Statesman, Nation </w:t>
      </w:r>
      <w:r w:rsidR="002D46D8">
        <w:rPr>
          <w:rFonts w:asciiTheme="majorHAnsi" w:hAnsiTheme="majorHAnsi"/>
        </w:rPr>
        <w:t xml:space="preserve">and </w:t>
      </w:r>
      <w:r w:rsidR="002D46D8">
        <w:rPr>
          <w:rFonts w:asciiTheme="majorHAnsi" w:hAnsiTheme="majorHAnsi"/>
          <w:i/>
        </w:rPr>
        <w:t xml:space="preserve">Life and Letters. </w:t>
      </w:r>
      <w:r w:rsidR="002D46D8">
        <w:rPr>
          <w:rFonts w:asciiTheme="majorHAnsi" w:hAnsiTheme="majorHAnsi"/>
        </w:rPr>
        <w:t xml:space="preserve">Strachey also integrated some of his best brief lives. </w:t>
      </w:r>
    </w:p>
    <w:p w14:paraId="48961B64" w14:textId="6183D073" w:rsidR="002D46D8" w:rsidRDefault="00F43295">
      <w:pPr>
        <w:rPr>
          <w:rFonts w:asciiTheme="majorHAnsi" w:hAnsiTheme="majorHAnsi"/>
        </w:rPr>
      </w:pPr>
      <w:r>
        <w:rPr>
          <w:rFonts w:asciiTheme="majorHAnsi" w:hAnsiTheme="majorHAnsi"/>
          <w:noProof/>
          <w:lang w:val="en-US"/>
        </w:rPr>
        <mc:AlternateContent>
          <mc:Choice Requires="wps">
            <w:drawing>
              <wp:anchor distT="0" distB="0" distL="114300" distR="114300" simplePos="0" relativeHeight="251664384" behindDoc="0" locked="0" layoutInCell="1" allowOverlap="1" wp14:anchorId="5A8D5CBE" wp14:editId="75949E24">
                <wp:simplePos x="0" y="0"/>
                <wp:positionH relativeFrom="column">
                  <wp:posOffset>-3064510</wp:posOffset>
                </wp:positionH>
                <wp:positionV relativeFrom="paragraph">
                  <wp:posOffset>1781175</wp:posOffset>
                </wp:positionV>
                <wp:extent cx="2971800" cy="571500"/>
                <wp:effectExtent l="0" t="0" r="0" b="1270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2BD21F" w14:textId="77777777" w:rsidR="008B2342" w:rsidRPr="00DB2AFA" w:rsidRDefault="008B2342">
                            <w:pPr>
                              <w:rPr>
                                <w:rFonts w:asciiTheme="majorHAnsi" w:hAnsiTheme="majorHAnsi"/>
                                <w:sz w:val="20"/>
                                <w:szCs w:val="20"/>
                              </w:rPr>
                            </w:pPr>
                            <w:r w:rsidRPr="00DB2AFA">
                              <w:rPr>
                                <w:rFonts w:asciiTheme="majorHAnsi" w:hAnsiTheme="majorHAnsi"/>
                                <w:sz w:val="20"/>
                                <w:szCs w:val="20"/>
                              </w:rPr>
                              <w:t>Lytton Strachey, Dora Carrington and James Strachey (</w:t>
                            </w:r>
                            <w:proofErr w:type="spellStart"/>
                            <w:r w:rsidRPr="00DB2AFA">
                              <w:rPr>
                                <w:rFonts w:asciiTheme="majorHAnsi" w:hAnsiTheme="majorHAnsi"/>
                                <w:sz w:val="20"/>
                                <w:szCs w:val="20"/>
                              </w:rPr>
                              <w:t>wikicommons</w:t>
                            </w:r>
                            <w:proofErr w:type="spellEnd"/>
                            <w:r w:rsidRPr="00DB2AFA">
                              <w:rPr>
                                <w:rFonts w:asciiTheme="majorHAnsi" w:hAnsiTheme="majorHAnsi"/>
                                <w:sz w:val="20"/>
                                <w:szCs w:val="20"/>
                              </w:rPr>
                              <w:t>) [</w:t>
                            </w:r>
                            <w:r w:rsidRPr="00DB2AFA">
                              <w:rPr>
                                <w:rFonts w:asciiTheme="majorHAnsi" w:hAnsiTheme="majorHAnsi"/>
                                <w:i/>
                                <w:sz w:val="20"/>
                                <w:szCs w:val="20"/>
                              </w:rPr>
                              <w:t>Lytton Strachey, His Mind and Art (1857)</w:t>
                            </w:r>
                            <w:r>
                              <w:rPr>
                                <w:rFonts w:asciiTheme="majorHAnsi" w:hAnsiTheme="majorHAnsi"/>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6" o:spid="_x0000_s1029" type="#_x0000_t202" style="position:absolute;margin-left:-241.25pt;margin-top:140.25pt;width:234pt;height: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" filled="f" stroked="f">
                <v:path arrowok="t"/>
                <v:textbox>
                  <w:txbxContent>
                    <w:p w14:paraId="102BD21F" w14:textId="77777777" w:rsidR="008B2342" w:rsidRPr="00DB2AFA" w:rsidRDefault="008B2342">
                      <w:pPr>
                        <w:rPr>
                          <w:rFonts w:asciiTheme="majorHAnsi" w:hAnsiTheme="majorHAnsi"/>
                          <w:sz w:val="20"/>
                          <w:szCs w:val="20"/>
                        </w:rPr>
                      </w:pPr>
                      <w:r w:rsidRPr="00DB2AFA">
                        <w:rPr>
                          <w:rFonts w:asciiTheme="majorHAnsi" w:hAnsiTheme="majorHAnsi"/>
                          <w:sz w:val="20"/>
                          <w:szCs w:val="20"/>
                        </w:rPr>
                        <w:t>Lytton Strachey, Dora Carrington and James Strachey (wikicommons) [</w:t>
                      </w:r>
                      <w:r w:rsidRPr="00DB2AFA">
                        <w:rPr>
                          <w:rFonts w:asciiTheme="majorHAnsi" w:hAnsiTheme="majorHAnsi"/>
                          <w:i/>
                          <w:sz w:val="20"/>
                          <w:szCs w:val="20"/>
                        </w:rPr>
                        <w:t>Lytton Strachey, His Mind and Art (1857)</w:t>
                      </w:r>
                      <w:r>
                        <w:rPr>
                          <w:rFonts w:asciiTheme="majorHAnsi" w:hAnsiTheme="majorHAnsi"/>
                          <w:sz w:val="20"/>
                          <w:szCs w:val="20"/>
                        </w:rPr>
                        <w:t>]</w:t>
                      </w:r>
                    </w:p>
                  </w:txbxContent>
                </v:textbox>
                <w10:wrap type="square"/>
              </v:shape>
            </w:pict>
          </mc:Fallback>
        </mc:AlternateContent>
      </w:r>
      <w:r w:rsidR="002D46D8">
        <w:rPr>
          <w:rFonts w:asciiTheme="majorHAnsi" w:hAnsiTheme="majorHAnsi"/>
        </w:rPr>
        <w:tab/>
        <w:t xml:space="preserve">On 21 January 1932, Strachey died of undiagnosed stomach cancer. Seven weeks later, Carrington shot herself, unable to cope with her platonic partner’s departure. Strachey’s contributions to biography and literary criticism soon faded out of the public eye, </w:t>
      </w:r>
      <w:r w:rsidR="00ED5B6C">
        <w:rPr>
          <w:rFonts w:asciiTheme="majorHAnsi" w:hAnsiTheme="majorHAnsi"/>
        </w:rPr>
        <w:t xml:space="preserve">although his memory and </w:t>
      </w:r>
      <w:r w:rsidR="002D46D8" w:rsidRPr="00ED5B6C">
        <w:rPr>
          <w:rFonts w:asciiTheme="majorHAnsi" w:hAnsiTheme="majorHAnsi"/>
        </w:rPr>
        <w:t>reputation</w:t>
      </w:r>
      <w:r w:rsidR="002D46D8">
        <w:rPr>
          <w:rFonts w:asciiTheme="majorHAnsi" w:hAnsiTheme="majorHAnsi"/>
        </w:rPr>
        <w:t xml:space="preserve"> were upheld by the Bloomsbury set. As literary executor, his brother, James Strachey, continued to publish his essays. </w:t>
      </w:r>
      <w:r w:rsidR="00980C0A">
        <w:rPr>
          <w:rFonts w:asciiTheme="majorHAnsi" w:hAnsiTheme="majorHAnsi"/>
        </w:rPr>
        <w:t xml:space="preserve">A generation later, </w:t>
      </w:r>
      <w:r w:rsidR="002D46D8">
        <w:rPr>
          <w:rFonts w:asciiTheme="majorHAnsi" w:hAnsiTheme="majorHAnsi"/>
        </w:rPr>
        <w:t xml:space="preserve">Michael Holroyd’s </w:t>
      </w:r>
      <w:r w:rsidR="00980C0A">
        <w:rPr>
          <w:rFonts w:asciiTheme="majorHAnsi" w:hAnsiTheme="majorHAnsi"/>
        </w:rPr>
        <w:t xml:space="preserve">edited </w:t>
      </w:r>
      <w:r w:rsidR="002D46D8">
        <w:rPr>
          <w:rFonts w:asciiTheme="majorHAnsi" w:hAnsiTheme="majorHAnsi"/>
        </w:rPr>
        <w:t>biography of Strachey</w:t>
      </w:r>
      <w:r w:rsidR="00980C0A">
        <w:rPr>
          <w:rFonts w:asciiTheme="majorHAnsi" w:hAnsiTheme="majorHAnsi"/>
        </w:rPr>
        <w:t>, written by himself, (1967-68</w:t>
      </w:r>
      <w:r w:rsidR="002D46D8">
        <w:rPr>
          <w:rFonts w:asciiTheme="majorHAnsi" w:hAnsiTheme="majorHAnsi"/>
        </w:rPr>
        <w:t xml:space="preserve">) helped </w:t>
      </w:r>
      <w:proofErr w:type="spellStart"/>
      <w:r w:rsidR="002D46D8">
        <w:rPr>
          <w:rFonts w:asciiTheme="majorHAnsi" w:hAnsiTheme="majorHAnsi"/>
        </w:rPr>
        <w:t>re</w:t>
      </w:r>
      <w:r w:rsidR="00980C0A">
        <w:rPr>
          <w:rFonts w:asciiTheme="majorHAnsi" w:hAnsiTheme="majorHAnsi"/>
        </w:rPr>
        <w:t>e</w:t>
      </w:r>
      <w:r w:rsidR="002D46D8">
        <w:rPr>
          <w:rFonts w:asciiTheme="majorHAnsi" w:hAnsiTheme="majorHAnsi"/>
        </w:rPr>
        <w:t>stablish</w:t>
      </w:r>
      <w:proofErr w:type="spellEnd"/>
      <w:r w:rsidR="002D46D8">
        <w:rPr>
          <w:rFonts w:asciiTheme="majorHAnsi" w:hAnsiTheme="majorHAnsi"/>
        </w:rPr>
        <w:t xml:space="preserve"> him in the public consciousness, </w:t>
      </w:r>
      <w:r w:rsidR="00980C0A">
        <w:rPr>
          <w:rFonts w:asciiTheme="majorHAnsi" w:hAnsiTheme="majorHAnsi"/>
        </w:rPr>
        <w:t xml:space="preserve">and, following this, numerous publications regarding his life, letters, works (and his cinematic portrayal by Jonathan Price in the film </w:t>
      </w:r>
      <w:r w:rsidR="00980C0A">
        <w:rPr>
          <w:rFonts w:asciiTheme="majorHAnsi" w:hAnsiTheme="majorHAnsi"/>
          <w:i/>
        </w:rPr>
        <w:t>Carrington</w:t>
      </w:r>
      <w:r w:rsidR="00980C0A">
        <w:rPr>
          <w:rFonts w:asciiTheme="majorHAnsi" w:hAnsiTheme="majorHAnsi"/>
        </w:rPr>
        <w:t xml:space="preserve">) have followed his legacy through into the twenty-first century. </w:t>
      </w:r>
    </w:p>
    <w:p w14:paraId="41A59668" w14:textId="77777777" w:rsidR="00980C0A" w:rsidRDefault="00980C0A">
      <w:pPr>
        <w:rPr>
          <w:rFonts w:asciiTheme="majorHAnsi" w:hAnsiTheme="majorHAnsi"/>
        </w:rPr>
      </w:pPr>
    </w:p>
    <w:p w14:paraId="0887EDC6" w14:textId="77777777" w:rsidR="00980C0A" w:rsidRPr="00980C0A" w:rsidRDefault="00980C0A" w:rsidP="00980C0A">
      <w:pPr>
        <w:widowControl w:val="0"/>
        <w:autoSpaceDE w:val="0"/>
        <w:autoSpaceDN w:val="0"/>
        <w:adjustRightInd w:val="0"/>
        <w:rPr>
          <w:rFonts w:asciiTheme="majorHAnsi" w:hAnsiTheme="majorHAnsi" w:cs="Helvetica"/>
          <w:b/>
          <w:bCs/>
          <w:lang w:val="en-US"/>
        </w:rPr>
      </w:pPr>
      <w:r>
        <w:rPr>
          <w:rFonts w:asciiTheme="majorHAnsi" w:hAnsiTheme="majorHAnsi" w:cs="Helvetica"/>
          <w:b/>
          <w:bCs/>
          <w:color w:val="1C1C1C"/>
          <w:lang w:val="en-US"/>
        </w:rPr>
        <w:t>List of Works:</w:t>
      </w:r>
    </w:p>
    <w:p w14:paraId="61B97E2C" w14:textId="77777777" w:rsidR="00980C0A" w:rsidRDefault="00980C0A" w:rsidP="00980C0A">
      <w:pPr>
        <w:widowControl w:val="0"/>
        <w:tabs>
          <w:tab w:val="left" w:pos="220"/>
          <w:tab w:val="left" w:pos="720"/>
        </w:tabs>
        <w:autoSpaceDE w:val="0"/>
        <w:autoSpaceDN w:val="0"/>
        <w:adjustRightInd w:val="0"/>
        <w:rPr>
          <w:rFonts w:asciiTheme="majorHAnsi" w:hAnsiTheme="majorHAnsi" w:cs="Helvetica"/>
          <w:i/>
          <w:iCs/>
          <w:color w:val="1C1C1C"/>
          <w:lang w:val="en-US"/>
        </w:rPr>
      </w:pPr>
    </w:p>
    <w:p w14:paraId="242A557F" w14:textId="77777777" w:rsidR="00980C0A" w:rsidRDefault="00980C0A" w:rsidP="00980C0A">
      <w:pPr>
        <w:widowControl w:val="0"/>
        <w:tabs>
          <w:tab w:val="left" w:pos="220"/>
          <w:tab w:val="left" w:pos="720"/>
        </w:tabs>
        <w:autoSpaceDE w:val="0"/>
        <w:autoSpaceDN w:val="0"/>
        <w:adjustRightInd w:val="0"/>
        <w:rPr>
          <w:rFonts w:asciiTheme="majorHAnsi" w:hAnsiTheme="majorHAnsi" w:cs="Helvetica"/>
          <w:color w:val="1C1C1C"/>
          <w:lang w:val="en-US"/>
        </w:rPr>
      </w:pPr>
      <w:r w:rsidRPr="00980C0A">
        <w:rPr>
          <w:rFonts w:asciiTheme="majorHAnsi" w:hAnsiTheme="majorHAnsi" w:cs="Helvetica"/>
          <w:i/>
          <w:iCs/>
          <w:color w:val="1C1C1C"/>
          <w:lang w:val="en-US"/>
        </w:rPr>
        <w:t>Landmarks in French Literature</w:t>
      </w:r>
      <w:r w:rsidRPr="00980C0A">
        <w:rPr>
          <w:rFonts w:asciiTheme="majorHAnsi" w:hAnsiTheme="majorHAnsi" w:cs="Helvetica"/>
          <w:color w:val="1C1C1C"/>
          <w:lang w:val="en-US"/>
        </w:rPr>
        <w:t xml:space="preserve"> (1912)</w:t>
      </w:r>
    </w:p>
    <w:p w14:paraId="071EB81D" w14:textId="77777777" w:rsidR="00980C0A" w:rsidRDefault="00980C0A" w:rsidP="00980C0A">
      <w:pPr>
        <w:widowControl w:val="0"/>
        <w:tabs>
          <w:tab w:val="left" w:pos="220"/>
          <w:tab w:val="left" w:pos="720"/>
        </w:tabs>
        <w:autoSpaceDE w:val="0"/>
        <w:autoSpaceDN w:val="0"/>
        <w:adjustRightInd w:val="0"/>
        <w:rPr>
          <w:rFonts w:asciiTheme="majorHAnsi" w:hAnsiTheme="majorHAnsi" w:cs="Helvetica"/>
          <w:color w:val="1C1C1C"/>
          <w:lang w:val="en-US"/>
        </w:rPr>
      </w:pPr>
      <w:r>
        <w:rPr>
          <w:rFonts w:asciiTheme="majorHAnsi" w:hAnsiTheme="majorHAnsi" w:cs="Helvetica"/>
          <w:i/>
          <w:color w:val="1C1C1C"/>
          <w:lang w:val="en-US"/>
        </w:rPr>
        <w:t xml:space="preserve">Eminent Victorians: Cardinal Manning, Florence Nightingale, </w:t>
      </w:r>
      <w:proofErr w:type="spellStart"/>
      <w:r>
        <w:rPr>
          <w:rFonts w:asciiTheme="majorHAnsi" w:hAnsiTheme="majorHAnsi" w:cs="Helvetica"/>
          <w:i/>
          <w:color w:val="1C1C1C"/>
          <w:lang w:val="en-US"/>
        </w:rPr>
        <w:t>Dr</w:t>
      </w:r>
      <w:proofErr w:type="spellEnd"/>
      <w:r>
        <w:rPr>
          <w:rFonts w:asciiTheme="majorHAnsi" w:hAnsiTheme="majorHAnsi" w:cs="Helvetica"/>
          <w:i/>
          <w:color w:val="1C1C1C"/>
          <w:lang w:val="en-US"/>
        </w:rPr>
        <w:t xml:space="preserve"> Arnold, </w:t>
      </w:r>
      <w:proofErr w:type="gramStart"/>
      <w:r>
        <w:rPr>
          <w:rFonts w:asciiTheme="majorHAnsi" w:hAnsiTheme="majorHAnsi" w:cs="Helvetica"/>
          <w:i/>
          <w:color w:val="1C1C1C"/>
          <w:lang w:val="en-US"/>
        </w:rPr>
        <w:t>General Gordon</w:t>
      </w:r>
      <w:proofErr w:type="gramEnd"/>
      <w:r>
        <w:rPr>
          <w:rFonts w:asciiTheme="majorHAnsi" w:hAnsiTheme="majorHAnsi" w:cs="Helvetica"/>
          <w:i/>
          <w:color w:val="1C1C1C"/>
          <w:lang w:val="en-US"/>
        </w:rPr>
        <w:t xml:space="preserve"> </w:t>
      </w:r>
      <w:r>
        <w:rPr>
          <w:rFonts w:asciiTheme="majorHAnsi" w:hAnsiTheme="majorHAnsi" w:cs="Helvetica"/>
          <w:color w:val="1C1C1C"/>
          <w:lang w:val="en-US"/>
        </w:rPr>
        <w:t>(1918)</w:t>
      </w:r>
    </w:p>
    <w:p w14:paraId="4089F53F" w14:textId="77777777" w:rsidR="00980C0A" w:rsidRPr="00980C0A" w:rsidRDefault="00980C0A" w:rsidP="00980C0A">
      <w:pPr>
        <w:widowControl w:val="0"/>
        <w:tabs>
          <w:tab w:val="left" w:pos="220"/>
          <w:tab w:val="left" w:pos="720"/>
        </w:tabs>
        <w:autoSpaceDE w:val="0"/>
        <w:autoSpaceDN w:val="0"/>
        <w:adjustRightInd w:val="0"/>
        <w:rPr>
          <w:rFonts w:asciiTheme="majorHAnsi" w:hAnsiTheme="majorHAnsi" w:cs="Helvetica"/>
          <w:color w:val="1C1C1C"/>
          <w:lang w:val="en-US"/>
        </w:rPr>
      </w:pPr>
      <w:r w:rsidRPr="00980C0A">
        <w:rPr>
          <w:rFonts w:asciiTheme="majorHAnsi" w:hAnsiTheme="majorHAnsi" w:cs="Helvetica"/>
          <w:i/>
          <w:iCs/>
          <w:color w:val="1C1C1C"/>
          <w:lang w:val="en-US"/>
        </w:rPr>
        <w:t>Queen Victoria</w:t>
      </w:r>
      <w:r w:rsidRPr="00980C0A">
        <w:rPr>
          <w:rFonts w:asciiTheme="majorHAnsi" w:hAnsiTheme="majorHAnsi" w:cs="Helvetica"/>
          <w:color w:val="1C1C1C"/>
          <w:lang w:val="en-US"/>
        </w:rPr>
        <w:t xml:space="preserve"> (1921)</w:t>
      </w:r>
    </w:p>
    <w:p w14:paraId="07923B05" w14:textId="77777777" w:rsidR="00980C0A" w:rsidRPr="00980C0A" w:rsidRDefault="00980C0A" w:rsidP="00980C0A">
      <w:pPr>
        <w:widowControl w:val="0"/>
        <w:tabs>
          <w:tab w:val="left" w:pos="220"/>
          <w:tab w:val="left" w:pos="720"/>
        </w:tabs>
        <w:autoSpaceDE w:val="0"/>
        <w:autoSpaceDN w:val="0"/>
        <w:adjustRightInd w:val="0"/>
        <w:rPr>
          <w:rFonts w:asciiTheme="majorHAnsi" w:hAnsiTheme="majorHAnsi" w:cs="Helvetica"/>
          <w:color w:val="1C1C1C"/>
          <w:lang w:val="en-US"/>
        </w:rPr>
      </w:pPr>
      <w:r w:rsidRPr="00980C0A">
        <w:rPr>
          <w:rFonts w:asciiTheme="majorHAnsi" w:hAnsiTheme="majorHAnsi" w:cs="Helvetica"/>
          <w:i/>
          <w:iCs/>
          <w:color w:val="1C1C1C"/>
          <w:lang w:val="en-US"/>
        </w:rPr>
        <w:t>Books and Characters</w:t>
      </w:r>
      <w:r w:rsidRPr="00980C0A">
        <w:rPr>
          <w:rFonts w:asciiTheme="majorHAnsi" w:hAnsiTheme="majorHAnsi" w:cs="Helvetica"/>
          <w:color w:val="1C1C1C"/>
          <w:lang w:val="en-US"/>
        </w:rPr>
        <w:t xml:space="preserve"> (1922)</w:t>
      </w:r>
    </w:p>
    <w:p w14:paraId="0FEEED16" w14:textId="77777777" w:rsidR="00980C0A" w:rsidRPr="00980C0A" w:rsidRDefault="00980C0A" w:rsidP="00980C0A">
      <w:pPr>
        <w:widowControl w:val="0"/>
        <w:tabs>
          <w:tab w:val="left" w:pos="220"/>
          <w:tab w:val="left" w:pos="720"/>
        </w:tabs>
        <w:autoSpaceDE w:val="0"/>
        <w:autoSpaceDN w:val="0"/>
        <w:adjustRightInd w:val="0"/>
        <w:rPr>
          <w:rFonts w:asciiTheme="majorHAnsi" w:hAnsiTheme="majorHAnsi" w:cs="Helvetica"/>
          <w:color w:val="1C1C1C"/>
          <w:lang w:val="en-US"/>
        </w:rPr>
      </w:pPr>
      <w:r w:rsidRPr="00980C0A">
        <w:rPr>
          <w:rFonts w:asciiTheme="majorHAnsi" w:hAnsiTheme="majorHAnsi" w:cs="Helvetica"/>
          <w:i/>
          <w:iCs/>
          <w:color w:val="1C1C1C"/>
          <w:lang w:val="en-US"/>
        </w:rPr>
        <w:t>Elizabeth and Essex: A Tragic History</w:t>
      </w:r>
      <w:r w:rsidRPr="00980C0A">
        <w:rPr>
          <w:rFonts w:asciiTheme="majorHAnsi" w:hAnsiTheme="majorHAnsi" w:cs="Helvetica"/>
          <w:color w:val="1C1C1C"/>
          <w:lang w:val="en-US"/>
        </w:rPr>
        <w:t xml:space="preserve"> (1928)</w:t>
      </w:r>
    </w:p>
    <w:p w14:paraId="5C0A164B" w14:textId="77777777" w:rsidR="00980C0A" w:rsidRDefault="00980C0A" w:rsidP="00980C0A">
      <w:pPr>
        <w:widowControl w:val="0"/>
        <w:tabs>
          <w:tab w:val="left" w:pos="220"/>
          <w:tab w:val="left" w:pos="720"/>
        </w:tabs>
        <w:autoSpaceDE w:val="0"/>
        <w:autoSpaceDN w:val="0"/>
        <w:adjustRightInd w:val="0"/>
        <w:rPr>
          <w:rFonts w:asciiTheme="majorHAnsi" w:hAnsiTheme="majorHAnsi" w:cs="Helvetica"/>
          <w:color w:val="1C1C1C"/>
          <w:lang w:val="en-US"/>
        </w:rPr>
      </w:pPr>
      <w:r w:rsidRPr="00980C0A">
        <w:rPr>
          <w:rFonts w:asciiTheme="majorHAnsi" w:hAnsiTheme="majorHAnsi" w:cs="Helvetica"/>
          <w:i/>
          <w:iCs/>
          <w:color w:val="1C1C1C"/>
          <w:lang w:val="en-US"/>
        </w:rPr>
        <w:t>Portraits in Miniature and Other Essays</w:t>
      </w:r>
      <w:r w:rsidRPr="00980C0A">
        <w:rPr>
          <w:rFonts w:asciiTheme="majorHAnsi" w:hAnsiTheme="majorHAnsi" w:cs="Helvetica"/>
          <w:color w:val="1C1C1C"/>
          <w:lang w:val="en-US"/>
        </w:rPr>
        <w:t xml:space="preserve"> (1931)</w:t>
      </w:r>
    </w:p>
    <w:p w14:paraId="0A062905" w14:textId="77777777" w:rsidR="00980C0A" w:rsidRPr="00980C0A" w:rsidRDefault="00980C0A" w:rsidP="00980C0A">
      <w:pPr>
        <w:widowControl w:val="0"/>
        <w:tabs>
          <w:tab w:val="left" w:pos="220"/>
          <w:tab w:val="left" w:pos="720"/>
        </w:tabs>
        <w:autoSpaceDE w:val="0"/>
        <w:autoSpaceDN w:val="0"/>
        <w:adjustRightInd w:val="0"/>
        <w:rPr>
          <w:rFonts w:asciiTheme="majorHAnsi" w:hAnsiTheme="majorHAnsi" w:cs="Helvetica"/>
          <w:color w:val="1C1C1C"/>
          <w:lang w:val="en-US"/>
        </w:rPr>
      </w:pPr>
    </w:p>
    <w:p w14:paraId="29605C44" w14:textId="77777777" w:rsidR="00980C0A" w:rsidRPr="00980C0A" w:rsidRDefault="00980C0A" w:rsidP="00980C0A">
      <w:pPr>
        <w:widowControl w:val="0"/>
        <w:autoSpaceDE w:val="0"/>
        <w:autoSpaceDN w:val="0"/>
        <w:adjustRightInd w:val="0"/>
        <w:rPr>
          <w:rFonts w:asciiTheme="majorHAnsi" w:hAnsiTheme="majorHAnsi" w:cs="Helvetica"/>
          <w:b/>
          <w:bCs/>
          <w:lang w:val="en-US"/>
        </w:rPr>
      </w:pPr>
      <w:r w:rsidRPr="00980C0A">
        <w:rPr>
          <w:rFonts w:asciiTheme="majorHAnsi" w:hAnsiTheme="majorHAnsi" w:cs="Helvetica"/>
          <w:b/>
          <w:bCs/>
          <w:color w:val="1C1C1C"/>
          <w:lang w:val="en-US"/>
        </w:rPr>
        <w:t xml:space="preserve">Posthumous </w:t>
      </w:r>
      <w:r>
        <w:rPr>
          <w:rFonts w:asciiTheme="majorHAnsi" w:hAnsiTheme="majorHAnsi" w:cs="Helvetica"/>
          <w:b/>
          <w:bCs/>
          <w:color w:val="1C1C1C"/>
          <w:lang w:val="en-US"/>
        </w:rPr>
        <w:t>Works:</w:t>
      </w:r>
    </w:p>
    <w:p w14:paraId="70C06010" w14:textId="77777777" w:rsidR="00980C0A" w:rsidRDefault="00980C0A" w:rsidP="00980C0A">
      <w:pPr>
        <w:widowControl w:val="0"/>
        <w:tabs>
          <w:tab w:val="left" w:pos="220"/>
          <w:tab w:val="left" w:pos="720"/>
        </w:tabs>
        <w:autoSpaceDE w:val="0"/>
        <w:autoSpaceDN w:val="0"/>
        <w:adjustRightInd w:val="0"/>
        <w:rPr>
          <w:rFonts w:asciiTheme="majorHAnsi" w:hAnsiTheme="majorHAnsi" w:cs="Helvetica"/>
          <w:i/>
          <w:iCs/>
          <w:color w:val="1C1C1C"/>
          <w:lang w:val="en-US"/>
        </w:rPr>
      </w:pPr>
    </w:p>
    <w:p w14:paraId="1F322AF8" w14:textId="77777777" w:rsidR="00980C0A" w:rsidRPr="00980C0A" w:rsidRDefault="00980C0A" w:rsidP="00980C0A">
      <w:pPr>
        <w:widowControl w:val="0"/>
        <w:tabs>
          <w:tab w:val="left" w:pos="220"/>
          <w:tab w:val="left" w:pos="720"/>
        </w:tabs>
        <w:autoSpaceDE w:val="0"/>
        <w:autoSpaceDN w:val="0"/>
        <w:adjustRightInd w:val="0"/>
        <w:rPr>
          <w:rFonts w:asciiTheme="majorHAnsi" w:hAnsiTheme="majorHAnsi" w:cs="Helvetica"/>
          <w:color w:val="1C1C1C"/>
          <w:lang w:val="en-US"/>
        </w:rPr>
      </w:pPr>
      <w:r w:rsidRPr="00980C0A">
        <w:rPr>
          <w:rFonts w:asciiTheme="majorHAnsi" w:hAnsiTheme="majorHAnsi" w:cs="Helvetica"/>
          <w:i/>
          <w:iCs/>
          <w:color w:val="1C1C1C"/>
          <w:lang w:val="en-US"/>
        </w:rPr>
        <w:t>Characters and Commentaries</w:t>
      </w:r>
      <w:r w:rsidRPr="00980C0A">
        <w:rPr>
          <w:rFonts w:asciiTheme="majorHAnsi" w:hAnsiTheme="majorHAnsi" w:cs="Helvetica"/>
          <w:color w:val="1C1C1C"/>
          <w:lang w:val="en-US"/>
        </w:rPr>
        <w:t>, ed. James Strachey (1933)</w:t>
      </w:r>
    </w:p>
    <w:p w14:paraId="62A727F6" w14:textId="77777777" w:rsidR="00980C0A" w:rsidRPr="00980C0A" w:rsidRDefault="00980C0A" w:rsidP="00980C0A">
      <w:pPr>
        <w:widowControl w:val="0"/>
        <w:tabs>
          <w:tab w:val="left" w:pos="220"/>
          <w:tab w:val="left" w:pos="720"/>
        </w:tabs>
        <w:autoSpaceDE w:val="0"/>
        <w:autoSpaceDN w:val="0"/>
        <w:adjustRightInd w:val="0"/>
        <w:rPr>
          <w:rFonts w:asciiTheme="majorHAnsi" w:hAnsiTheme="majorHAnsi" w:cs="Helvetica"/>
          <w:color w:val="1C1C1C"/>
          <w:lang w:val="en-US"/>
        </w:rPr>
      </w:pPr>
      <w:proofErr w:type="spellStart"/>
      <w:r w:rsidRPr="00980C0A">
        <w:rPr>
          <w:rFonts w:asciiTheme="majorHAnsi" w:hAnsiTheme="majorHAnsi" w:cs="Helvetica"/>
          <w:i/>
          <w:iCs/>
          <w:color w:val="1C1C1C"/>
          <w:lang w:val="en-US"/>
        </w:rPr>
        <w:t>Spectatorial</w:t>
      </w:r>
      <w:proofErr w:type="spellEnd"/>
      <w:r w:rsidRPr="00980C0A">
        <w:rPr>
          <w:rFonts w:asciiTheme="majorHAnsi" w:hAnsiTheme="majorHAnsi" w:cs="Helvetica"/>
          <w:i/>
          <w:iCs/>
          <w:color w:val="1C1C1C"/>
          <w:lang w:val="en-US"/>
        </w:rPr>
        <w:t xml:space="preserve"> Essays</w:t>
      </w:r>
      <w:r w:rsidRPr="00980C0A">
        <w:rPr>
          <w:rFonts w:asciiTheme="majorHAnsi" w:hAnsiTheme="majorHAnsi" w:cs="Helvetica"/>
          <w:color w:val="1C1C1C"/>
          <w:lang w:val="en-US"/>
        </w:rPr>
        <w:t>, ed. James Strachey (1964)</w:t>
      </w:r>
    </w:p>
    <w:p w14:paraId="41B4E73A" w14:textId="77777777" w:rsidR="00980C0A" w:rsidRPr="00980C0A" w:rsidRDefault="00980C0A" w:rsidP="00980C0A">
      <w:pPr>
        <w:widowControl w:val="0"/>
        <w:tabs>
          <w:tab w:val="left" w:pos="220"/>
          <w:tab w:val="left" w:pos="720"/>
        </w:tabs>
        <w:autoSpaceDE w:val="0"/>
        <w:autoSpaceDN w:val="0"/>
        <w:adjustRightInd w:val="0"/>
        <w:rPr>
          <w:rFonts w:asciiTheme="majorHAnsi" w:hAnsiTheme="majorHAnsi" w:cs="Helvetica"/>
          <w:color w:val="1C1C1C"/>
          <w:lang w:val="en-US"/>
        </w:rPr>
      </w:pPr>
      <w:proofErr w:type="spellStart"/>
      <w:r w:rsidRPr="00980C0A">
        <w:rPr>
          <w:rFonts w:asciiTheme="majorHAnsi" w:hAnsiTheme="majorHAnsi" w:cs="Helvetica"/>
          <w:i/>
          <w:iCs/>
          <w:color w:val="1C1C1C"/>
          <w:lang w:val="en-US"/>
        </w:rPr>
        <w:t>Ermyntrude</w:t>
      </w:r>
      <w:proofErr w:type="spellEnd"/>
      <w:r w:rsidRPr="00980C0A">
        <w:rPr>
          <w:rFonts w:asciiTheme="majorHAnsi" w:hAnsiTheme="majorHAnsi" w:cs="Helvetica"/>
          <w:i/>
          <w:iCs/>
          <w:color w:val="1C1C1C"/>
          <w:lang w:val="en-US"/>
        </w:rPr>
        <w:t xml:space="preserve"> and Esmeralda</w:t>
      </w:r>
      <w:r w:rsidRPr="00980C0A">
        <w:rPr>
          <w:rFonts w:asciiTheme="majorHAnsi" w:hAnsiTheme="majorHAnsi" w:cs="Helvetica"/>
          <w:color w:val="1C1C1C"/>
          <w:lang w:val="en-US"/>
        </w:rPr>
        <w:t>, (1969)</w:t>
      </w:r>
    </w:p>
    <w:p w14:paraId="54177443" w14:textId="77777777" w:rsidR="00980C0A" w:rsidRPr="00980C0A" w:rsidRDefault="00980C0A" w:rsidP="00980C0A">
      <w:pPr>
        <w:widowControl w:val="0"/>
        <w:tabs>
          <w:tab w:val="left" w:pos="220"/>
          <w:tab w:val="left" w:pos="720"/>
        </w:tabs>
        <w:autoSpaceDE w:val="0"/>
        <w:autoSpaceDN w:val="0"/>
        <w:adjustRightInd w:val="0"/>
        <w:rPr>
          <w:rFonts w:asciiTheme="majorHAnsi" w:hAnsiTheme="majorHAnsi" w:cs="Helvetica"/>
          <w:color w:val="1C1C1C"/>
          <w:lang w:val="en-US"/>
        </w:rPr>
      </w:pPr>
      <w:r w:rsidRPr="00980C0A">
        <w:rPr>
          <w:rFonts w:asciiTheme="majorHAnsi" w:hAnsiTheme="majorHAnsi" w:cs="Helvetica"/>
          <w:i/>
          <w:iCs/>
          <w:color w:val="1C1C1C"/>
          <w:lang w:val="en-US"/>
        </w:rPr>
        <w:t>Lytton Strachey by Himself: A Self-Portrait</w:t>
      </w:r>
      <w:r>
        <w:rPr>
          <w:rFonts w:asciiTheme="majorHAnsi" w:hAnsiTheme="majorHAnsi" w:cs="Helvetica"/>
          <w:color w:val="1C1C1C"/>
          <w:lang w:val="en-US"/>
        </w:rPr>
        <w:t>, ed. Michael Holroyd (1967-8, revised 1971</w:t>
      </w:r>
      <w:r w:rsidRPr="00980C0A">
        <w:rPr>
          <w:rFonts w:asciiTheme="majorHAnsi" w:hAnsiTheme="majorHAnsi" w:cs="Helvetica"/>
          <w:color w:val="1C1C1C"/>
          <w:lang w:val="en-US"/>
        </w:rPr>
        <w:t xml:space="preserve">) </w:t>
      </w:r>
    </w:p>
    <w:p w14:paraId="22D4002A" w14:textId="77777777" w:rsidR="00980C0A" w:rsidRPr="00980C0A" w:rsidRDefault="00980C0A" w:rsidP="00980C0A">
      <w:pPr>
        <w:widowControl w:val="0"/>
        <w:tabs>
          <w:tab w:val="left" w:pos="220"/>
          <w:tab w:val="left" w:pos="720"/>
        </w:tabs>
        <w:autoSpaceDE w:val="0"/>
        <w:autoSpaceDN w:val="0"/>
        <w:adjustRightInd w:val="0"/>
        <w:rPr>
          <w:rFonts w:asciiTheme="majorHAnsi" w:hAnsiTheme="majorHAnsi" w:cs="Helvetica"/>
          <w:color w:val="1C1C1C"/>
          <w:lang w:val="en-US"/>
        </w:rPr>
      </w:pPr>
      <w:r w:rsidRPr="00980C0A">
        <w:rPr>
          <w:rFonts w:asciiTheme="majorHAnsi" w:hAnsiTheme="majorHAnsi" w:cs="Helvetica"/>
          <w:i/>
          <w:iCs/>
          <w:color w:val="1C1C1C"/>
          <w:lang w:val="en-US"/>
        </w:rPr>
        <w:t>The Really Interesting Question, and Other Papers</w:t>
      </w:r>
      <w:r w:rsidRPr="00980C0A">
        <w:rPr>
          <w:rFonts w:asciiTheme="majorHAnsi" w:hAnsiTheme="majorHAnsi" w:cs="Helvetica"/>
          <w:color w:val="1C1C1C"/>
          <w:lang w:val="en-US"/>
        </w:rPr>
        <w:t xml:space="preserve">, ed. </w:t>
      </w:r>
      <w:r>
        <w:rPr>
          <w:rFonts w:asciiTheme="majorHAnsi" w:hAnsiTheme="majorHAnsi" w:cs="Helvetica"/>
          <w:color w:val="1C1C1C"/>
          <w:lang w:val="en-US"/>
        </w:rPr>
        <w:t xml:space="preserve">Paul Levy </w:t>
      </w:r>
      <w:r w:rsidRPr="00980C0A">
        <w:rPr>
          <w:rFonts w:asciiTheme="majorHAnsi" w:hAnsiTheme="majorHAnsi" w:cs="Helvetica"/>
          <w:color w:val="1C1C1C"/>
          <w:lang w:val="en-US"/>
        </w:rPr>
        <w:t>(1972)</w:t>
      </w:r>
    </w:p>
    <w:p w14:paraId="3A170C39" w14:textId="77777777" w:rsidR="00980C0A" w:rsidRPr="00980C0A" w:rsidRDefault="00980C0A" w:rsidP="00980C0A">
      <w:pPr>
        <w:widowControl w:val="0"/>
        <w:tabs>
          <w:tab w:val="left" w:pos="220"/>
          <w:tab w:val="left" w:pos="720"/>
        </w:tabs>
        <w:autoSpaceDE w:val="0"/>
        <w:autoSpaceDN w:val="0"/>
        <w:adjustRightInd w:val="0"/>
        <w:rPr>
          <w:rFonts w:asciiTheme="majorHAnsi" w:hAnsiTheme="majorHAnsi" w:cs="Helvetica"/>
          <w:color w:val="1C1C1C"/>
          <w:lang w:val="en-US"/>
        </w:rPr>
      </w:pPr>
      <w:r w:rsidRPr="00980C0A">
        <w:rPr>
          <w:rFonts w:asciiTheme="majorHAnsi" w:hAnsiTheme="majorHAnsi" w:cs="Helvetica"/>
          <w:i/>
          <w:iCs/>
          <w:color w:val="1C1C1C"/>
          <w:lang w:val="en-US"/>
        </w:rPr>
        <w:t>The Shorter Strachey</w:t>
      </w:r>
      <w:r w:rsidRPr="00980C0A">
        <w:rPr>
          <w:rFonts w:asciiTheme="majorHAnsi" w:hAnsiTheme="majorHAnsi" w:cs="Helvetica"/>
          <w:color w:val="1C1C1C"/>
          <w:lang w:val="en-US"/>
        </w:rPr>
        <w:t>, ed. Michael Holroyd and Paul Levy (1980)</w:t>
      </w:r>
    </w:p>
    <w:p w14:paraId="213CACB1" w14:textId="77777777" w:rsidR="00980C0A" w:rsidRPr="00980C0A" w:rsidRDefault="00980C0A" w:rsidP="00980C0A">
      <w:pPr>
        <w:widowControl w:val="0"/>
        <w:tabs>
          <w:tab w:val="left" w:pos="220"/>
          <w:tab w:val="left" w:pos="720"/>
        </w:tabs>
        <w:autoSpaceDE w:val="0"/>
        <w:autoSpaceDN w:val="0"/>
        <w:adjustRightInd w:val="0"/>
        <w:rPr>
          <w:rFonts w:asciiTheme="majorHAnsi" w:hAnsiTheme="majorHAnsi" w:cs="Helvetica"/>
          <w:color w:val="1C1C1C"/>
          <w:lang w:val="en-US"/>
        </w:rPr>
      </w:pPr>
      <w:r w:rsidRPr="00980C0A">
        <w:rPr>
          <w:rFonts w:asciiTheme="majorHAnsi" w:hAnsiTheme="majorHAnsi" w:cs="Helvetica"/>
          <w:i/>
          <w:iCs/>
          <w:color w:val="1C1C1C"/>
          <w:lang w:val="en-US"/>
        </w:rPr>
        <w:t>The Letters of Lytton Strachey</w:t>
      </w:r>
      <w:r w:rsidRPr="00980C0A">
        <w:rPr>
          <w:rFonts w:asciiTheme="majorHAnsi" w:hAnsiTheme="majorHAnsi" w:cs="Helvetica"/>
          <w:color w:val="1C1C1C"/>
          <w:lang w:val="en-US"/>
        </w:rPr>
        <w:t xml:space="preserve">, ed. Paul Levy (2005) </w:t>
      </w:r>
    </w:p>
    <w:p w14:paraId="2FB9CECE" w14:textId="77777777" w:rsidR="00980C0A" w:rsidRPr="00980C0A" w:rsidRDefault="00980C0A" w:rsidP="00980C0A">
      <w:pPr>
        <w:rPr>
          <w:rFonts w:asciiTheme="majorHAnsi" w:hAnsiTheme="majorHAnsi"/>
        </w:rPr>
      </w:pPr>
      <w:r w:rsidRPr="00980C0A">
        <w:rPr>
          <w:rFonts w:asciiTheme="majorHAnsi" w:hAnsiTheme="majorHAnsi" w:cs="Helvetica"/>
          <w:i/>
          <w:iCs/>
          <w:color w:val="1C1C1C"/>
          <w:lang w:val="en-US"/>
        </w:rPr>
        <w:t>Unpublished Works of Lytton Strachey: Early Papers</w:t>
      </w:r>
      <w:r w:rsidRPr="00980C0A">
        <w:rPr>
          <w:rFonts w:asciiTheme="majorHAnsi" w:hAnsiTheme="majorHAnsi" w:cs="Helvetica"/>
          <w:color w:val="1C1C1C"/>
          <w:lang w:val="en-US"/>
        </w:rPr>
        <w:t>, ed. Todd Avery (2011)</w:t>
      </w:r>
    </w:p>
    <w:sectPr w:rsidR="00980C0A" w:rsidRPr="00980C0A" w:rsidSect="00EA65F6">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trackRevision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3E36"/>
    <w:rsid w:val="00022BFE"/>
    <w:rsid w:val="002225B3"/>
    <w:rsid w:val="002B3A24"/>
    <w:rsid w:val="002C6FF7"/>
    <w:rsid w:val="002D46D8"/>
    <w:rsid w:val="00303E36"/>
    <w:rsid w:val="00383877"/>
    <w:rsid w:val="00401005"/>
    <w:rsid w:val="00442DE1"/>
    <w:rsid w:val="004B6758"/>
    <w:rsid w:val="004C778F"/>
    <w:rsid w:val="004D56EC"/>
    <w:rsid w:val="005162E2"/>
    <w:rsid w:val="00520270"/>
    <w:rsid w:val="006A3B64"/>
    <w:rsid w:val="007B394F"/>
    <w:rsid w:val="00876014"/>
    <w:rsid w:val="008B2342"/>
    <w:rsid w:val="00980C0A"/>
    <w:rsid w:val="00982155"/>
    <w:rsid w:val="009E2164"/>
    <w:rsid w:val="00A22817"/>
    <w:rsid w:val="00A241A0"/>
    <w:rsid w:val="00A84E80"/>
    <w:rsid w:val="00A86565"/>
    <w:rsid w:val="00C803A9"/>
    <w:rsid w:val="00C944E3"/>
    <w:rsid w:val="00C96588"/>
    <w:rsid w:val="00CB4672"/>
    <w:rsid w:val="00D903F8"/>
    <w:rsid w:val="00DB2AFA"/>
    <w:rsid w:val="00E94326"/>
    <w:rsid w:val="00EA65F6"/>
    <w:rsid w:val="00ED5B6C"/>
    <w:rsid w:val="00F43295"/>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DFEE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903F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903F8"/>
    <w:rPr>
      <w:rFonts w:ascii="Lucida Grande" w:hAnsi="Lucida Grande" w:cs="Lucida Grande"/>
      <w:sz w:val="18"/>
      <w:szCs w:val="18"/>
    </w:rPr>
  </w:style>
  <w:style w:type="character" w:styleId="CommentReference">
    <w:name w:val="annotation reference"/>
    <w:basedOn w:val="DefaultParagraphFont"/>
    <w:uiPriority w:val="99"/>
    <w:semiHidden/>
    <w:unhideWhenUsed/>
    <w:rsid w:val="00A22817"/>
    <w:rPr>
      <w:sz w:val="18"/>
      <w:szCs w:val="18"/>
    </w:rPr>
  </w:style>
  <w:style w:type="paragraph" w:styleId="CommentText">
    <w:name w:val="annotation text"/>
    <w:basedOn w:val="Normal"/>
    <w:link w:val="CommentTextChar"/>
    <w:uiPriority w:val="99"/>
    <w:semiHidden/>
    <w:unhideWhenUsed/>
    <w:rsid w:val="00A22817"/>
  </w:style>
  <w:style w:type="character" w:customStyle="1" w:styleId="CommentTextChar">
    <w:name w:val="Comment Text Char"/>
    <w:basedOn w:val="DefaultParagraphFont"/>
    <w:link w:val="CommentText"/>
    <w:uiPriority w:val="99"/>
    <w:semiHidden/>
    <w:rsid w:val="00A22817"/>
  </w:style>
  <w:style w:type="paragraph" w:styleId="CommentSubject">
    <w:name w:val="annotation subject"/>
    <w:basedOn w:val="CommentText"/>
    <w:next w:val="CommentText"/>
    <w:link w:val="CommentSubjectChar"/>
    <w:uiPriority w:val="99"/>
    <w:semiHidden/>
    <w:unhideWhenUsed/>
    <w:rsid w:val="00A22817"/>
    <w:rPr>
      <w:b/>
      <w:bCs/>
      <w:sz w:val="20"/>
      <w:szCs w:val="20"/>
    </w:rPr>
  </w:style>
  <w:style w:type="character" w:customStyle="1" w:styleId="CommentSubjectChar">
    <w:name w:val="Comment Subject Char"/>
    <w:basedOn w:val="CommentTextChar"/>
    <w:link w:val="CommentSubject"/>
    <w:uiPriority w:val="99"/>
    <w:semiHidden/>
    <w:rsid w:val="00A22817"/>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903F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903F8"/>
    <w:rPr>
      <w:rFonts w:ascii="Lucida Grande" w:hAnsi="Lucida Grande" w:cs="Lucida Grande"/>
      <w:sz w:val="18"/>
      <w:szCs w:val="18"/>
    </w:rPr>
  </w:style>
  <w:style w:type="character" w:styleId="CommentReference">
    <w:name w:val="annotation reference"/>
    <w:basedOn w:val="DefaultParagraphFont"/>
    <w:uiPriority w:val="99"/>
    <w:semiHidden/>
    <w:unhideWhenUsed/>
    <w:rsid w:val="00A22817"/>
    <w:rPr>
      <w:sz w:val="18"/>
      <w:szCs w:val="18"/>
    </w:rPr>
  </w:style>
  <w:style w:type="paragraph" w:styleId="CommentText">
    <w:name w:val="annotation text"/>
    <w:basedOn w:val="Normal"/>
    <w:link w:val="CommentTextChar"/>
    <w:uiPriority w:val="99"/>
    <w:semiHidden/>
    <w:unhideWhenUsed/>
    <w:rsid w:val="00A22817"/>
  </w:style>
  <w:style w:type="character" w:customStyle="1" w:styleId="CommentTextChar">
    <w:name w:val="Comment Text Char"/>
    <w:basedOn w:val="DefaultParagraphFont"/>
    <w:link w:val="CommentText"/>
    <w:uiPriority w:val="99"/>
    <w:semiHidden/>
    <w:rsid w:val="00A22817"/>
  </w:style>
  <w:style w:type="paragraph" w:styleId="CommentSubject">
    <w:name w:val="annotation subject"/>
    <w:basedOn w:val="CommentText"/>
    <w:next w:val="CommentText"/>
    <w:link w:val="CommentSubjectChar"/>
    <w:uiPriority w:val="99"/>
    <w:semiHidden/>
    <w:unhideWhenUsed/>
    <w:rsid w:val="00A22817"/>
    <w:rPr>
      <w:b/>
      <w:bCs/>
      <w:sz w:val="20"/>
      <w:szCs w:val="20"/>
    </w:rPr>
  </w:style>
  <w:style w:type="character" w:customStyle="1" w:styleId="CommentSubjectChar">
    <w:name w:val="Comment Subject Char"/>
    <w:basedOn w:val="CommentTextChar"/>
    <w:link w:val="CommentSubject"/>
    <w:uiPriority w:val="99"/>
    <w:semiHidden/>
    <w:rsid w:val="00A2281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1222</Words>
  <Characters>6969</Characters>
  <Application>Microsoft Macintosh Word</Application>
  <DocSecurity>0</DocSecurity>
  <Lines>58</Lines>
  <Paragraphs>16</Paragraphs>
  <ScaleCrop>false</ScaleCrop>
  <Company/>
  <LinksUpToDate>false</LinksUpToDate>
  <CharactersWithSpaces>8175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Butcher</dc:creator>
  <cp:keywords/>
  <dc:description/>
  <cp:lastModifiedBy>Emma Butcher</cp:lastModifiedBy>
  <cp:revision>2</cp:revision>
  <dcterms:created xsi:type="dcterms:W3CDTF">2015-06-09T18:42:00Z</dcterms:created>
  <dcterms:modified xsi:type="dcterms:W3CDTF">2015-06-09T18:42:00Z</dcterms:modified>
</cp:coreProperties>
</file>